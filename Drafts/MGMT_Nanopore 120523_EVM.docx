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8C9ABA" w14:textId="77777777" w:rsidR="00DA2B11" w:rsidRDefault="004C3EA9">
      <w:pPr>
        <w:spacing w:after="51" w:line="427" w:lineRule="auto"/>
        <w:ind w:left="0" w:right="0" w:firstLine="0"/>
        <w:jc w:val="center"/>
      </w:pPr>
      <w:bookmarkStart w:id="0" w:name="_GoBack"/>
      <w:bookmarkEnd w:id="0"/>
      <w:r>
        <w:rPr>
          <w:sz w:val="34"/>
        </w:rPr>
        <w:t>Nanopore sequencing provides superior MGMT promoter methylation evaluation to conventional techniques</w:t>
      </w:r>
    </w:p>
    <w:p w14:paraId="72189873" w14:textId="77777777" w:rsidR="00DA2B11" w:rsidRDefault="004C3EA9">
      <w:pPr>
        <w:spacing w:after="164" w:line="259" w:lineRule="auto"/>
        <w:ind w:left="11" w:right="0" w:firstLine="0"/>
        <w:jc w:val="left"/>
      </w:pPr>
      <w:r>
        <w:rPr>
          <w:sz w:val="24"/>
        </w:rPr>
        <w:t xml:space="preserve">Skarphedinn Halldorsson </w:t>
      </w:r>
      <w:r>
        <w:rPr>
          <w:rFonts w:ascii="Calibri" w:eastAsia="Calibri" w:hAnsi="Calibri" w:cs="Calibri"/>
          <w:noProof/>
          <w:lang w:val="nb-NO" w:eastAsia="nb-NO"/>
        </w:rPr>
        <mc:AlternateContent>
          <mc:Choice Requires="wpg">
            <w:drawing>
              <wp:inline distT="0" distB="0" distL="0" distR="0" wp14:anchorId="644D0853" wp14:editId="7A455235">
                <wp:extent cx="101419" cy="101419"/>
                <wp:effectExtent l="0" t="0" r="0" b="0"/>
                <wp:docPr id="134417" name="Group 134417"/>
                <wp:cNvGraphicFramePr/>
                <a:graphic xmlns:a="http://schemas.openxmlformats.org/drawingml/2006/main">
                  <a:graphicData uri="http://schemas.microsoft.com/office/word/2010/wordprocessingGroup">
                    <wpg:wgp>
                      <wpg:cNvGrpSpPr/>
                      <wpg:grpSpPr>
                        <a:xfrm>
                          <a:off x="0" y="0"/>
                          <a:ext cx="101419" cy="101419"/>
                          <a:chOff x="0" y="0"/>
                          <a:chExt cx="101419" cy="101419"/>
                        </a:xfrm>
                      </wpg:grpSpPr>
                      <wps:wsp>
                        <wps:cNvPr id="10" name="Shape 10"/>
                        <wps:cNvSpPr/>
                        <wps:spPr>
                          <a:xfrm>
                            <a:off x="0" y="0"/>
                            <a:ext cx="101419" cy="101419"/>
                          </a:xfrm>
                          <a:custGeom>
                            <a:avLst/>
                            <a:gdLst/>
                            <a:ahLst/>
                            <a:cxnLst/>
                            <a:rect l="0" t="0" r="0" b="0"/>
                            <a:pathLst>
                              <a:path w="101419" h="101419">
                                <a:moveTo>
                                  <a:pt x="50710" y="0"/>
                                </a:moveTo>
                                <a:cubicBezTo>
                                  <a:pt x="78719" y="0"/>
                                  <a:pt x="101419" y="22700"/>
                                  <a:pt x="101419" y="50710"/>
                                </a:cubicBezTo>
                                <a:cubicBezTo>
                                  <a:pt x="101419" y="78719"/>
                                  <a:pt x="78719" y="101419"/>
                                  <a:pt x="50710" y="101419"/>
                                </a:cubicBezTo>
                                <a:cubicBezTo>
                                  <a:pt x="22700" y="101419"/>
                                  <a:pt x="0" y="78719"/>
                                  <a:pt x="0" y="50710"/>
                                </a:cubicBezTo>
                                <a:cubicBezTo>
                                  <a:pt x="0" y="22700"/>
                                  <a:pt x="22700" y="0"/>
                                  <a:pt x="50710"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11" name="Shape 11"/>
                        <wps:cNvSpPr/>
                        <wps:spPr>
                          <a:xfrm>
                            <a:off x="43143" y="31337"/>
                            <a:ext cx="19452" cy="42469"/>
                          </a:xfrm>
                          <a:custGeom>
                            <a:avLst/>
                            <a:gdLst/>
                            <a:ahLst/>
                            <a:cxnLst/>
                            <a:rect l="0" t="0" r="0" b="0"/>
                            <a:pathLst>
                              <a:path w="19452" h="42469">
                                <a:moveTo>
                                  <a:pt x="0" y="0"/>
                                </a:moveTo>
                                <a:lnTo>
                                  <a:pt x="16481" y="0"/>
                                </a:lnTo>
                                <a:lnTo>
                                  <a:pt x="19452" y="1187"/>
                                </a:lnTo>
                                <a:lnTo>
                                  <a:pt x="19452" y="6918"/>
                                </a:lnTo>
                                <a:lnTo>
                                  <a:pt x="15490" y="5507"/>
                                </a:lnTo>
                                <a:lnTo>
                                  <a:pt x="6101" y="5507"/>
                                </a:lnTo>
                                <a:lnTo>
                                  <a:pt x="6101" y="36962"/>
                                </a:lnTo>
                                <a:lnTo>
                                  <a:pt x="15807" y="36962"/>
                                </a:lnTo>
                                <a:lnTo>
                                  <a:pt x="19452" y="35390"/>
                                </a:lnTo>
                                <a:lnTo>
                                  <a:pt x="19452" y="41324"/>
                                </a:lnTo>
                                <a:lnTo>
                                  <a:pt x="16560" y="42469"/>
                                </a:lnTo>
                                <a:lnTo>
                                  <a:pt x="0" y="4246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516" name="Shape 154516"/>
                        <wps:cNvSpPr/>
                        <wps:spPr>
                          <a:xfrm>
                            <a:off x="28088" y="31337"/>
                            <a:ext cx="9144" cy="42430"/>
                          </a:xfrm>
                          <a:custGeom>
                            <a:avLst/>
                            <a:gdLst/>
                            <a:ahLst/>
                            <a:cxnLst/>
                            <a:rect l="0" t="0" r="0" b="0"/>
                            <a:pathLst>
                              <a:path w="9144" h="42430">
                                <a:moveTo>
                                  <a:pt x="0" y="0"/>
                                </a:moveTo>
                                <a:lnTo>
                                  <a:pt x="9144" y="0"/>
                                </a:lnTo>
                                <a:lnTo>
                                  <a:pt x="9144" y="42430"/>
                                </a:lnTo>
                                <a:lnTo>
                                  <a:pt x="0" y="424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 name="Shape 13"/>
                        <wps:cNvSpPr/>
                        <wps:spPr>
                          <a:xfrm>
                            <a:off x="27137" y="18501"/>
                            <a:ext cx="8003" cy="8002"/>
                          </a:xfrm>
                          <a:custGeom>
                            <a:avLst/>
                            <a:gdLst/>
                            <a:ahLst/>
                            <a:cxnLst/>
                            <a:rect l="0" t="0" r="0" b="0"/>
                            <a:pathLst>
                              <a:path w="8003" h="8002">
                                <a:moveTo>
                                  <a:pt x="4002" y="0"/>
                                </a:moveTo>
                                <a:cubicBezTo>
                                  <a:pt x="6220" y="0"/>
                                  <a:pt x="8003" y="1822"/>
                                  <a:pt x="8003" y="4001"/>
                                </a:cubicBezTo>
                                <a:cubicBezTo>
                                  <a:pt x="8003" y="6180"/>
                                  <a:pt x="6220" y="8002"/>
                                  <a:pt x="4002" y="8002"/>
                                </a:cubicBezTo>
                                <a:cubicBezTo>
                                  <a:pt x="1783" y="8002"/>
                                  <a:pt x="0" y="6180"/>
                                  <a:pt x="0" y="4001"/>
                                </a:cubicBezTo>
                                <a:cubicBezTo>
                                  <a:pt x="0" y="1783"/>
                                  <a:pt x="1783" y="0"/>
                                  <a:pt x="400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 name="Shape 14"/>
                        <wps:cNvSpPr/>
                        <wps:spPr>
                          <a:xfrm>
                            <a:off x="62595" y="32523"/>
                            <a:ext cx="19610" cy="40138"/>
                          </a:xfrm>
                          <a:custGeom>
                            <a:avLst/>
                            <a:gdLst/>
                            <a:ahLst/>
                            <a:cxnLst/>
                            <a:rect l="0" t="0" r="0" b="0"/>
                            <a:pathLst>
                              <a:path w="19610" h="40138">
                                <a:moveTo>
                                  <a:pt x="0" y="0"/>
                                </a:moveTo>
                                <a:lnTo>
                                  <a:pt x="14203" y="5672"/>
                                </a:lnTo>
                                <a:cubicBezTo>
                                  <a:pt x="17887" y="9728"/>
                                  <a:pt x="19610" y="15036"/>
                                  <a:pt x="19610" y="20048"/>
                                </a:cubicBezTo>
                                <a:cubicBezTo>
                                  <a:pt x="19610" y="25496"/>
                                  <a:pt x="17481" y="30804"/>
                                  <a:pt x="13603" y="34751"/>
                                </a:cubicBezTo>
                                <a:lnTo>
                                  <a:pt x="0" y="40138"/>
                                </a:lnTo>
                                <a:lnTo>
                                  <a:pt x="0" y="34204"/>
                                </a:lnTo>
                                <a:lnTo>
                                  <a:pt x="10038" y="29873"/>
                                </a:lnTo>
                                <a:cubicBezTo>
                                  <a:pt x="12559" y="26595"/>
                                  <a:pt x="13351" y="22663"/>
                                  <a:pt x="13351" y="20048"/>
                                </a:cubicBezTo>
                                <a:cubicBezTo>
                                  <a:pt x="13351" y="15789"/>
                                  <a:pt x="11994" y="11857"/>
                                  <a:pt x="9152" y="8990"/>
                                </a:cubicBezTo>
                                <a:lnTo>
                                  <a:pt x="0" y="57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34417" style="width:7.98578pt;height:7.98578pt;mso-position-horizontal-relative:char;mso-position-vertical-relative:line" coordsize="1014,1014">
                <v:shape id="Shape 10" style="position:absolute;width:1014;height:1014;left:0;top:0;" coordsize="101419,101419" path="m50710,0c78719,0,101419,22700,101419,50710c101419,78719,78719,101419,50710,101419c22700,101419,0,78719,0,50710c0,22700,22700,0,50710,0x">
                  <v:stroke weight="0pt" endcap="flat" joinstyle="miter" miterlimit="10" on="false" color="#000000" opacity="0"/>
                  <v:fill on="true" color="#a6ce39"/>
                </v:shape>
                <v:shape id="Shape 11" style="position:absolute;width:194;height:424;left:431;top:313;" coordsize="19452,42469" path="m0,0l16481,0l19452,1187l19452,6918l15490,5507l6101,5507l6101,36962l15807,36962l19452,35390l19452,41324l16560,42469l0,42469l0,0x">
                  <v:stroke weight="0pt" endcap="flat" joinstyle="miter" miterlimit="10" on="false" color="#000000" opacity="0"/>
                  <v:fill on="true" color="#ffffff"/>
                </v:shape>
                <v:shape id="Shape 154517" style="position:absolute;width:91;height:424;left:280;top:313;" coordsize="9144,42430" path="m0,0l9144,0l9144,42430l0,42430l0,0">
                  <v:stroke weight="0pt" endcap="flat" joinstyle="miter" miterlimit="10" on="false" color="#000000" opacity="0"/>
                  <v:fill on="true" color="#ffffff"/>
                </v:shape>
                <v:shape id="Shape 13" style="position:absolute;width:80;height:80;left:271;top:185;" coordsize="8003,8002" path="m4002,0c6220,0,8003,1822,8003,4001c8003,6180,6220,8002,4002,8002c1783,8002,0,6180,0,4001c0,1783,1783,0,4002,0x">
                  <v:stroke weight="0pt" endcap="flat" joinstyle="miter" miterlimit="10" on="false" color="#000000" opacity="0"/>
                  <v:fill on="true" color="#ffffff"/>
                </v:shape>
                <v:shape id="Shape 14" style="position:absolute;width:196;height:401;left:625;top:325;" coordsize="19610,40138" path="m0,0l14203,5672c17887,9728,19610,15036,19610,20048c19610,25496,17481,30804,13603,34751l0,40138l0,34204l10038,29873c12559,26595,13351,22663,13351,20048c13351,15789,11994,11857,9152,8990l0,5731l0,0x">
                  <v:stroke weight="0pt" endcap="flat" joinstyle="miter" miterlimit="10" on="false" color="#000000" opacity="0"/>
                  <v:fill on="true" color="#ffffff"/>
                </v:shape>
              </v:group>
            </w:pict>
          </mc:Fallback>
        </mc:AlternateContent>
      </w:r>
      <w:r>
        <w:rPr>
          <w:sz w:val="21"/>
        </w:rPr>
        <w:t xml:space="preserve"> *</w:t>
      </w:r>
      <w:r>
        <w:rPr>
          <w:sz w:val="21"/>
          <w:vertAlign w:val="superscript"/>
        </w:rPr>
        <w:t>1</w:t>
      </w:r>
      <w:r>
        <w:rPr>
          <w:sz w:val="24"/>
        </w:rPr>
        <w:t>, Richard Nagymihaly</w:t>
      </w:r>
      <w:r>
        <w:rPr>
          <w:sz w:val="24"/>
          <w:vertAlign w:val="superscript"/>
        </w:rPr>
        <w:t>1</w:t>
      </w:r>
      <w:r>
        <w:rPr>
          <w:sz w:val="24"/>
        </w:rPr>
        <w:t xml:space="preserve">, </w:t>
      </w:r>
      <w:proofErr w:type="spellStart"/>
      <w:r>
        <w:rPr>
          <w:sz w:val="24"/>
        </w:rPr>
        <w:t>Areeba</w:t>
      </w:r>
      <w:proofErr w:type="spellEnd"/>
      <w:r>
        <w:rPr>
          <w:sz w:val="24"/>
        </w:rPr>
        <w:t xml:space="preserve"> Patel </w:t>
      </w:r>
      <w:r>
        <w:rPr>
          <w:rFonts w:ascii="Calibri" w:eastAsia="Calibri" w:hAnsi="Calibri" w:cs="Calibri"/>
          <w:noProof/>
          <w:lang w:val="nb-NO" w:eastAsia="nb-NO"/>
        </w:rPr>
        <mc:AlternateContent>
          <mc:Choice Requires="wpg">
            <w:drawing>
              <wp:inline distT="0" distB="0" distL="0" distR="0" wp14:anchorId="506FB756" wp14:editId="68D93049">
                <wp:extent cx="101419" cy="101419"/>
                <wp:effectExtent l="0" t="0" r="0" b="0"/>
                <wp:docPr id="134419" name="Group 134419"/>
                <wp:cNvGraphicFramePr/>
                <a:graphic xmlns:a="http://schemas.openxmlformats.org/drawingml/2006/main">
                  <a:graphicData uri="http://schemas.microsoft.com/office/word/2010/wordprocessingGroup">
                    <wpg:wgp>
                      <wpg:cNvGrpSpPr/>
                      <wpg:grpSpPr>
                        <a:xfrm>
                          <a:off x="0" y="0"/>
                          <a:ext cx="101419" cy="101419"/>
                          <a:chOff x="0" y="0"/>
                          <a:chExt cx="101419" cy="101419"/>
                        </a:xfrm>
                      </wpg:grpSpPr>
                      <wps:wsp>
                        <wps:cNvPr id="22" name="Shape 22"/>
                        <wps:cNvSpPr/>
                        <wps:spPr>
                          <a:xfrm>
                            <a:off x="0" y="0"/>
                            <a:ext cx="101419" cy="101419"/>
                          </a:xfrm>
                          <a:custGeom>
                            <a:avLst/>
                            <a:gdLst/>
                            <a:ahLst/>
                            <a:cxnLst/>
                            <a:rect l="0" t="0" r="0" b="0"/>
                            <a:pathLst>
                              <a:path w="101419" h="101419">
                                <a:moveTo>
                                  <a:pt x="50710" y="0"/>
                                </a:moveTo>
                                <a:cubicBezTo>
                                  <a:pt x="78719" y="0"/>
                                  <a:pt x="101419" y="22700"/>
                                  <a:pt x="101419" y="50710"/>
                                </a:cubicBezTo>
                                <a:cubicBezTo>
                                  <a:pt x="101419" y="78719"/>
                                  <a:pt x="78719" y="101419"/>
                                  <a:pt x="50710" y="101419"/>
                                </a:cubicBezTo>
                                <a:cubicBezTo>
                                  <a:pt x="22701" y="101419"/>
                                  <a:pt x="0" y="78719"/>
                                  <a:pt x="0" y="50710"/>
                                </a:cubicBezTo>
                                <a:cubicBezTo>
                                  <a:pt x="0" y="22700"/>
                                  <a:pt x="22701" y="0"/>
                                  <a:pt x="50710"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23" name="Shape 23"/>
                        <wps:cNvSpPr/>
                        <wps:spPr>
                          <a:xfrm>
                            <a:off x="43143" y="31337"/>
                            <a:ext cx="19452" cy="42469"/>
                          </a:xfrm>
                          <a:custGeom>
                            <a:avLst/>
                            <a:gdLst/>
                            <a:ahLst/>
                            <a:cxnLst/>
                            <a:rect l="0" t="0" r="0" b="0"/>
                            <a:pathLst>
                              <a:path w="19452" h="42469">
                                <a:moveTo>
                                  <a:pt x="0" y="0"/>
                                </a:moveTo>
                                <a:lnTo>
                                  <a:pt x="16481" y="0"/>
                                </a:lnTo>
                                <a:lnTo>
                                  <a:pt x="19452" y="1187"/>
                                </a:lnTo>
                                <a:lnTo>
                                  <a:pt x="19452" y="6918"/>
                                </a:lnTo>
                                <a:lnTo>
                                  <a:pt x="15491" y="5507"/>
                                </a:lnTo>
                                <a:lnTo>
                                  <a:pt x="6101" y="5507"/>
                                </a:lnTo>
                                <a:lnTo>
                                  <a:pt x="6101" y="36962"/>
                                </a:lnTo>
                                <a:lnTo>
                                  <a:pt x="15807" y="36962"/>
                                </a:lnTo>
                                <a:lnTo>
                                  <a:pt x="19452" y="35390"/>
                                </a:lnTo>
                                <a:lnTo>
                                  <a:pt x="19452" y="41324"/>
                                </a:lnTo>
                                <a:lnTo>
                                  <a:pt x="16560" y="42469"/>
                                </a:lnTo>
                                <a:lnTo>
                                  <a:pt x="0" y="4246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518" name="Shape 154518"/>
                        <wps:cNvSpPr/>
                        <wps:spPr>
                          <a:xfrm>
                            <a:off x="28088" y="31337"/>
                            <a:ext cx="9144" cy="42430"/>
                          </a:xfrm>
                          <a:custGeom>
                            <a:avLst/>
                            <a:gdLst/>
                            <a:ahLst/>
                            <a:cxnLst/>
                            <a:rect l="0" t="0" r="0" b="0"/>
                            <a:pathLst>
                              <a:path w="9144" h="42430">
                                <a:moveTo>
                                  <a:pt x="0" y="0"/>
                                </a:moveTo>
                                <a:lnTo>
                                  <a:pt x="9144" y="0"/>
                                </a:lnTo>
                                <a:lnTo>
                                  <a:pt x="9144" y="42430"/>
                                </a:lnTo>
                                <a:lnTo>
                                  <a:pt x="0" y="424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 name="Shape 25"/>
                        <wps:cNvSpPr/>
                        <wps:spPr>
                          <a:xfrm>
                            <a:off x="27137" y="18501"/>
                            <a:ext cx="8003" cy="8002"/>
                          </a:xfrm>
                          <a:custGeom>
                            <a:avLst/>
                            <a:gdLst/>
                            <a:ahLst/>
                            <a:cxnLst/>
                            <a:rect l="0" t="0" r="0" b="0"/>
                            <a:pathLst>
                              <a:path w="8003" h="8002">
                                <a:moveTo>
                                  <a:pt x="4001" y="0"/>
                                </a:moveTo>
                                <a:cubicBezTo>
                                  <a:pt x="6220" y="0"/>
                                  <a:pt x="8003" y="1822"/>
                                  <a:pt x="8003" y="4001"/>
                                </a:cubicBezTo>
                                <a:cubicBezTo>
                                  <a:pt x="8003" y="6180"/>
                                  <a:pt x="6220" y="8002"/>
                                  <a:pt x="4001" y="8002"/>
                                </a:cubicBezTo>
                                <a:cubicBezTo>
                                  <a:pt x="1783" y="8002"/>
                                  <a:pt x="0" y="6180"/>
                                  <a:pt x="0" y="4001"/>
                                </a:cubicBezTo>
                                <a:cubicBezTo>
                                  <a:pt x="0" y="1783"/>
                                  <a:pt x="1783" y="0"/>
                                  <a:pt x="40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 name="Shape 26"/>
                        <wps:cNvSpPr/>
                        <wps:spPr>
                          <a:xfrm>
                            <a:off x="62595" y="32524"/>
                            <a:ext cx="19610" cy="40137"/>
                          </a:xfrm>
                          <a:custGeom>
                            <a:avLst/>
                            <a:gdLst/>
                            <a:ahLst/>
                            <a:cxnLst/>
                            <a:rect l="0" t="0" r="0" b="0"/>
                            <a:pathLst>
                              <a:path w="19610" h="40137">
                                <a:moveTo>
                                  <a:pt x="0" y="0"/>
                                </a:moveTo>
                                <a:lnTo>
                                  <a:pt x="14202" y="5672"/>
                                </a:lnTo>
                                <a:cubicBezTo>
                                  <a:pt x="17887" y="9728"/>
                                  <a:pt x="19610" y="15036"/>
                                  <a:pt x="19610" y="20048"/>
                                </a:cubicBezTo>
                                <a:cubicBezTo>
                                  <a:pt x="19610" y="25495"/>
                                  <a:pt x="17481" y="30804"/>
                                  <a:pt x="13603" y="34751"/>
                                </a:cubicBezTo>
                                <a:lnTo>
                                  <a:pt x="0" y="40137"/>
                                </a:lnTo>
                                <a:lnTo>
                                  <a:pt x="0" y="34203"/>
                                </a:lnTo>
                                <a:lnTo>
                                  <a:pt x="10038" y="29873"/>
                                </a:lnTo>
                                <a:cubicBezTo>
                                  <a:pt x="12558" y="26595"/>
                                  <a:pt x="13351" y="22663"/>
                                  <a:pt x="13351" y="20048"/>
                                </a:cubicBezTo>
                                <a:cubicBezTo>
                                  <a:pt x="13351" y="15789"/>
                                  <a:pt x="11994" y="11857"/>
                                  <a:pt x="9151" y="8990"/>
                                </a:cubicBezTo>
                                <a:lnTo>
                                  <a:pt x="0" y="57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34419" style="width:7.98578pt;height:7.98578pt;mso-position-horizontal-relative:char;mso-position-vertical-relative:line" coordsize="1014,1014">
                <v:shape id="Shape 22" style="position:absolute;width:1014;height:1014;left:0;top:0;" coordsize="101419,101419" path="m50710,0c78719,0,101419,22700,101419,50710c101419,78719,78719,101419,50710,101419c22701,101419,0,78719,0,50710c0,22700,22701,0,50710,0x">
                  <v:stroke weight="0pt" endcap="flat" joinstyle="miter" miterlimit="10" on="false" color="#000000" opacity="0"/>
                  <v:fill on="true" color="#a6ce39"/>
                </v:shape>
                <v:shape id="Shape 23" style="position:absolute;width:194;height:424;left:431;top:313;" coordsize="19452,42469" path="m0,0l16481,0l19452,1187l19452,6918l15491,5507l6101,5507l6101,36962l15807,36962l19452,35390l19452,41324l16560,42469l0,42469l0,0x">
                  <v:stroke weight="0pt" endcap="flat" joinstyle="miter" miterlimit="10" on="false" color="#000000" opacity="0"/>
                  <v:fill on="true" color="#ffffff"/>
                </v:shape>
                <v:shape id="Shape 154519" style="position:absolute;width:91;height:424;left:280;top:313;" coordsize="9144,42430" path="m0,0l9144,0l9144,42430l0,42430l0,0">
                  <v:stroke weight="0pt" endcap="flat" joinstyle="miter" miterlimit="10" on="false" color="#000000" opacity="0"/>
                  <v:fill on="true" color="#ffffff"/>
                </v:shape>
                <v:shape id="Shape 25" style="position:absolute;width:80;height:80;left:271;top:185;" coordsize="8003,8002" path="m4001,0c6220,0,8003,1822,8003,4001c8003,6180,6220,8002,4001,8002c1783,8002,0,6180,0,4001c0,1783,1783,0,4001,0x">
                  <v:stroke weight="0pt" endcap="flat" joinstyle="miter" miterlimit="10" on="false" color="#000000" opacity="0"/>
                  <v:fill on="true" color="#ffffff"/>
                </v:shape>
                <v:shape id="Shape 26" style="position:absolute;width:196;height:401;left:625;top:325;" coordsize="19610,40137" path="m0,0l14202,5672c17887,9728,19610,15036,19610,20048c19610,25495,17481,30804,13603,34751l0,40137l0,34203l10038,29873c12558,26595,13351,22663,13351,20048c13351,15789,11994,11857,9151,8990l0,5731l0,0x">
                  <v:stroke weight="0pt" endcap="flat" joinstyle="miter" miterlimit="10" on="false" color="#000000" opacity="0"/>
                  <v:fill on="true" color="#ffffff"/>
                </v:shape>
              </v:group>
            </w:pict>
          </mc:Fallback>
        </mc:AlternateContent>
      </w:r>
      <w:r>
        <w:rPr>
          <w:sz w:val="24"/>
          <w:vertAlign w:val="superscript"/>
        </w:rPr>
        <w:t>2</w:t>
      </w:r>
      <w:r>
        <w:rPr>
          <w:sz w:val="24"/>
        </w:rPr>
        <w:t>, Petter Brandal</w:t>
      </w:r>
      <w:r>
        <w:rPr>
          <w:sz w:val="24"/>
          <w:vertAlign w:val="superscript"/>
        </w:rPr>
        <w:t>3</w:t>
      </w:r>
      <w:r>
        <w:rPr>
          <w:sz w:val="24"/>
        </w:rPr>
        <w:t>,</w:t>
      </w:r>
    </w:p>
    <w:p w14:paraId="349D6D89" w14:textId="5D075B3A" w:rsidR="00DA2B11" w:rsidRDefault="004C3EA9">
      <w:pPr>
        <w:spacing w:after="197" w:line="394" w:lineRule="auto"/>
        <w:ind w:left="0" w:right="254" w:firstLine="0"/>
        <w:jc w:val="center"/>
      </w:pPr>
      <w:r>
        <w:rPr>
          <w:sz w:val="24"/>
        </w:rPr>
        <w:t>Ioannis Panagopoulos</w:t>
      </w:r>
      <w:r>
        <w:rPr>
          <w:sz w:val="24"/>
          <w:vertAlign w:val="superscript"/>
        </w:rPr>
        <w:t>3</w:t>
      </w:r>
      <w:r>
        <w:rPr>
          <w:sz w:val="24"/>
        </w:rPr>
        <w:t xml:space="preserve">, Henning </w:t>
      </w:r>
      <w:proofErr w:type="spellStart"/>
      <w:r>
        <w:rPr>
          <w:sz w:val="24"/>
        </w:rPr>
        <w:t>Leske</w:t>
      </w:r>
      <w:proofErr w:type="spellEnd"/>
      <w:r>
        <w:rPr>
          <w:sz w:val="24"/>
        </w:rPr>
        <w:t xml:space="preserve"> </w:t>
      </w:r>
      <w:r>
        <w:rPr>
          <w:rFonts w:ascii="Calibri" w:eastAsia="Calibri" w:hAnsi="Calibri" w:cs="Calibri"/>
          <w:noProof/>
          <w:lang w:val="nb-NO" w:eastAsia="nb-NO"/>
        </w:rPr>
        <mc:AlternateContent>
          <mc:Choice Requires="wpg">
            <w:drawing>
              <wp:inline distT="0" distB="0" distL="0" distR="0" wp14:anchorId="6F1E5CC0" wp14:editId="7AD911BB">
                <wp:extent cx="101419" cy="101419"/>
                <wp:effectExtent l="0" t="0" r="0" b="0"/>
                <wp:docPr id="134423" name="Group 134423"/>
                <wp:cNvGraphicFramePr/>
                <a:graphic xmlns:a="http://schemas.openxmlformats.org/drawingml/2006/main">
                  <a:graphicData uri="http://schemas.microsoft.com/office/word/2010/wordprocessingGroup">
                    <wpg:wgp>
                      <wpg:cNvGrpSpPr/>
                      <wpg:grpSpPr>
                        <a:xfrm>
                          <a:off x="0" y="0"/>
                          <a:ext cx="101419" cy="101419"/>
                          <a:chOff x="0" y="0"/>
                          <a:chExt cx="101419" cy="101419"/>
                        </a:xfrm>
                      </wpg:grpSpPr>
                      <wps:wsp>
                        <wps:cNvPr id="36" name="Shape 36"/>
                        <wps:cNvSpPr/>
                        <wps:spPr>
                          <a:xfrm>
                            <a:off x="0" y="0"/>
                            <a:ext cx="101419" cy="101419"/>
                          </a:xfrm>
                          <a:custGeom>
                            <a:avLst/>
                            <a:gdLst/>
                            <a:ahLst/>
                            <a:cxnLst/>
                            <a:rect l="0" t="0" r="0" b="0"/>
                            <a:pathLst>
                              <a:path w="101419" h="101419">
                                <a:moveTo>
                                  <a:pt x="50710" y="0"/>
                                </a:moveTo>
                                <a:cubicBezTo>
                                  <a:pt x="78719" y="0"/>
                                  <a:pt x="101419" y="22700"/>
                                  <a:pt x="101419" y="50710"/>
                                </a:cubicBezTo>
                                <a:cubicBezTo>
                                  <a:pt x="101419" y="78719"/>
                                  <a:pt x="78719" y="101419"/>
                                  <a:pt x="50710" y="101419"/>
                                </a:cubicBezTo>
                                <a:cubicBezTo>
                                  <a:pt x="22701" y="101419"/>
                                  <a:pt x="0" y="78719"/>
                                  <a:pt x="0" y="50710"/>
                                </a:cubicBezTo>
                                <a:cubicBezTo>
                                  <a:pt x="0" y="22700"/>
                                  <a:pt x="22701" y="0"/>
                                  <a:pt x="50710"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37" name="Shape 37"/>
                        <wps:cNvSpPr/>
                        <wps:spPr>
                          <a:xfrm>
                            <a:off x="43143" y="31337"/>
                            <a:ext cx="19452" cy="42469"/>
                          </a:xfrm>
                          <a:custGeom>
                            <a:avLst/>
                            <a:gdLst/>
                            <a:ahLst/>
                            <a:cxnLst/>
                            <a:rect l="0" t="0" r="0" b="0"/>
                            <a:pathLst>
                              <a:path w="19452" h="42469">
                                <a:moveTo>
                                  <a:pt x="0" y="0"/>
                                </a:moveTo>
                                <a:lnTo>
                                  <a:pt x="16481" y="0"/>
                                </a:lnTo>
                                <a:lnTo>
                                  <a:pt x="19452" y="1187"/>
                                </a:lnTo>
                                <a:lnTo>
                                  <a:pt x="19452" y="6918"/>
                                </a:lnTo>
                                <a:lnTo>
                                  <a:pt x="15491" y="5507"/>
                                </a:lnTo>
                                <a:lnTo>
                                  <a:pt x="6101" y="5507"/>
                                </a:lnTo>
                                <a:lnTo>
                                  <a:pt x="6101" y="36962"/>
                                </a:lnTo>
                                <a:lnTo>
                                  <a:pt x="15807" y="36962"/>
                                </a:lnTo>
                                <a:lnTo>
                                  <a:pt x="19452" y="35390"/>
                                </a:lnTo>
                                <a:lnTo>
                                  <a:pt x="19452" y="41324"/>
                                </a:lnTo>
                                <a:lnTo>
                                  <a:pt x="16560" y="42469"/>
                                </a:lnTo>
                                <a:lnTo>
                                  <a:pt x="0" y="4246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520" name="Shape 154520"/>
                        <wps:cNvSpPr/>
                        <wps:spPr>
                          <a:xfrm>
                            <a:off x="28088" y="31337"/>
                            <a:ext cx="9144" cy="42430"/>
                          </a:xfrm>
                          <a:custGeom>
                            <a:avLst/>
                            <a:gdLst/>
                            <a:ahLst/>
                            <a:cxnLst/>
                            <a:rect l="0" t="0" r="0" b="0"/>
                            <a:pathLst>
                              <a:path w="9144" h="42430">
                                <a:moveTo>
                                  <a:pt x="0" y="0"/>
                                </a:moveTo>
                                <a:lnTo>
                                  <a:pt x="9144" y="0"/>
                                </a:lnTo>
                                <a:lnTo>
                                  <a:pt x="9144" y="42430"/>
                                </a:lnTo>
                                <a:lnTo>
                                  <a:pt x="0" y="424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 name="Shape 39"/>
                        <wps:cNvSpPr/>
                        <wps:spPr>
                          <a:xfrm>
                            <a:off x="27137" y="18501"/>
                            <a:ext cx="8003" cy="8002"/>
                          </a:xfrm>
                          <a:custGeom>
                            <a:avLst/>
                            <a:gdLst/>
                            <a:ahLst/>
                            <a:cxnLst/>
                            <a:rect l="0" t="0" r="0" b="0"/>
                            <a:pathLst>
                              <a:path w="8003" h="8002">
                                <a:moveTo>
                                  <a:pt x="4001" y="0"/>
                                </a:moveTo>
                                <a:cubicBezTo>
                                  <a:pt x="6220" y="0"/>
                                  <a:pt x="8003" y="1822"/>
                                  <a:pt x="8003" y="4001"/>
                                </a:cubicBezTo>
                                <a:cubicBezTo>
                                  <a:pt x="8003" y="6180"/>
                                  <a:pt x="6220" y="8002"/>
                                  <a:pt x="4001" y="8002"/>
                                </a:cubicBezTo>
                                <a:cubicBezTo>
                                  <a:pt x="1783" y="8002"/>
                                  <a:pt x="0" y="6180"/>
                                  <a:pt x="0" y="4001"/>
                                </a:cubicBezTo>
                                <a:cubicBezTo>
                                  <a:pt x="0" y="1783"/>
                                  <a:pt x="1783" y="0"/>
                                  <a:pt x="40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 name="Shape 40"/>
                        <wps:cNvSpPr/>
                        <wps:spPr>
                          <a:xfrm>
                            <a:off x="62595" y="32523"/>
                            <a:ext cx="19610" cy="40138"/>
                          </a:xfrm>
                          <a:custGeom>
                            <a:avLst/>
                            <a:gdLst/>
                            <a:ahLst/>
                            <a:cxnLst/>
                            <a:rect l="0" t="0" r="0" b="0"/>
                            <a:pathLst>
                              <a:path w="19610" h="40138">
                                <a:moveTo>
                                  <a:pt x="0" y="0"/>
                                </a:moveTo>
                                <a:lnTo>
                                  <a:pt x="14203" y="5672"/>
                                </a:lnTo>
                                <a:cubicBezTo>
                                  <a:pt x="17887" y="9728"/>
                                  <a:pt x="19610" y="15036"/>
                                  <a:pt x="19610" y="20048"/>
                                </a:cubicBezTo>
                                <a:cubicBezTo>
                                  <a:pt x="19610" y="25496"/>
                                  <a:pt x="17481" y="30804"/>
                                  <a:pt x="13603" y="34751"/>
                                </a:cubicBezTo>
                                <a:lnTo>
                                  <a:pt x="0" y="40138"/>
                                </a:lnTo>
                                <a:lnTo>
                                  <a:pt x="0" y="34204"/>
                                </a:lnTo>
                                <a:lnTo>
                                  <a:pt x="10038" y="29873"/>
                                </a:lnTo>
                                <a:cubicBezTo>
                                  <a:pt x="12559" y="26595"/>
                                  <a:pt x="13351" y="22663"/>
                                  <a:pt x="13351" y="20048"/>
                                </a:cubicBezTo>
                                <a:cubicBezTo>
                                  <a:pt x="13351" y="15789"/>
                                  <a:pt x="11994" y="11857"/>
                                  <a:pt x="9152" y="8990"/>
                                </a:cubicBezTo>
                                <a:lnTo>
                                  <a:pt x="0" y="57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34423" style="width:7.98578pt;height:7.98578pt;mso-position-horizontal-relative:char;mso-position-vertical-relative:line" coordsize="1014,1014">
                <v:shape id="Shape 36" style="position:absolute;width:1014;height:1014;left:0;top:0;" coordsize="101419,101419" path="m50710,0c78719,0,101419,22700,101419,50710c101419,78719,78719,101419,50710,101419c22701,101419,0,78719,0,50710c0,22700,22701,0,50710,0x">
                  <v:stroke weight="0pt" endcap="flat" joinstyle="miter" miterlimit="10" on="false" color="#000000" opacity="0"/>
                  <v:fill on="true" color="#a6ce39"/>
                </v:shape>
                <v:shape id="Shape 37" style="position:absolute;width:194;height:424;left:431;top:313;" coordsize="19452,42469" path="m0,0l16481,0l19452,1187l19452,6918l15491,5507l6101,5507l6101,36962l15807,36962l19452,35390l19452,41324l16560,42469l0,42469l0,0x">
                  <v:stroke weight="0pt" endcap="flat" joinstyle="miter" miterlimit="10" on="false" color="#000000" opacity="0"/>
                  <v:fill on="true" color="#ffffff"/>
                </v:shape>
                <v:shape id="Shape 154521" style="position:absolute;width:91;height:424;left:280;top:313;" coordsize="9144,42430" path="m0,0l9144,0l9144,42430l0,42430l0,0">
                  <v:stroke weight="0pt" endcap="flat" joinstyle="miter" miterlimit="10" on="false" color="#000000" opacity="0"/>
                  <v:fill on="true" color="#ffffff"/>
                </v:shape>
                <v:shape id="Shape 39" style="position:absolute;width:80;height:80;left:271;top:185;" coordsize="8003,8002" path="m4001,0c6220,0,8003,1822,8003,4001c8003,6180,6220,8002,4001,8002c1783,8002,0,6180,0,4001c0,1783,1783,0,4001,0x">
                  <v:stroke weight="0pt" endcap="flat" joinstyle="miter" miterlimit="10" on="false" color="#000000" opacity="0"/>
                  <v:fill on="true" color="#ffffff"/>
                </v:shape>
                <v:shape id="Shape 40" style="position:absolute;width:196;height:401;left:625;top:325;" coordsize="19610,40138" path="m0,0l14203,5672c17887,9728,19610,15036,19610,20048c19610,25496,17481,30804,13603,34751l0,40138l0,34204l10038,29873c12559,26595,13351,22663,13351,20048c13351,15789,11994,11857,9152,8990l0,5731l0,0x">
                  <v:stroke weight="0pt" endcap="flat" joinstyle="miter" miterlimit="10" on="false" color="#000000" opacity="0"/>
                  <v:fill on="true" color="#ffffff"/>
                </v:shape>
              </v:group>
            </w:pict>
          </mc:Fallback>
        </mc:AlternateContent>
      </w:r>
      <w:hyperlink r:id="rId7">
        <w:r>
          <w:rPr>
            <w:sz w:val="24"/>
            <w:vertAlign w:val="superscript"/>
          </w:rPr>
          <w:t>4</w:t>
        </w:r>
      </w:hyperlink>
      <w:r>
        <w:rPr>
          <w:sz w:val="24"/>
        </w:rPr>
        <w:t>, Marius Lund-Iversen</w:t>
      </w:r>
      <w:r>
        <w:rPr>
          <w:sz w:val="24"/>
          <w:vertAlign w:val="superscript"/>
        </w:rPr>
        <w:t>4</w:t>
      </w:r>
      <w:r>
        <w:rPr>
          <w:sz w:val="24"/>
        </w:rPr>
        <w:t xml:space="preserve">, Felix </w:t>
      </w:r>
      <w:proofErr w:type="spellStart"/>
      <w:r>
        <w:rPr>
          <w:sz w:val="24"/>
        </w:rPr>
        <w:t>Sahm</w:t>
      </w:r>
      <w:proofErr w:type="spellEnd"/>
      <w:r>
        <w:rPr>
          <w:sz w:val="24"/>
        </w:rPr>
        <w:t xml:space="preserve"> </w:t>
      </w:r>
      <w:r>
        <w:rPr>
          <w:rFonts w:ascii="Calibri" w:eastAsia="Calibri" w:hAnsi="Calibri" w:cs="Calibri"/>
          <w:noProof/>
          <w:lang w:val="nb-NO" w:eastAsia="nb-NO"/>
        </w:rPr>
        <mc:AlternateContent>
          <mc:Choice Requires="wpg">
            <w:drawing>
              <wp:inline distT="0" distB="0" distL="0" distR="0" wp14:anchorId="748A26FF" wp14:editId="7306EC69">
                <wp:extent cx="101419" cy="101419"/>
                <wp:effectExtent l="0" t="0" r="0" b="0"/>
                <wp:docPr id="134429" name="Group 134429"/>
                <wp:cNvGraphicFramePr/>
                <a:graphic xmlns:a="http://schemas.openxmlformats.org/drawingml/2006/main">
                  <a:graphicData uri="http://schemas.microsoft.com/office/word/2010/wordprocessingGroup">
                    <wpg:wgp>
                      <wpg:cNvGrpSpPr/>
                      <wpg:grpSpPr>
                        <a:xfrm>
                          <a:off x="0" y="0"/>
                          <a:ext cx="101419" cy="101419"/>
                          <a:chOff x="0" y="0"/>
                          <a:chExt cx="101419" cy="101419"/>
                        </a:xfrm>
                      </wpg:grpSpPr>
                      <wps:wsp>
                        <wps:cNvPr id="47" name="Shape 47"/>
                        <wps:cNvSpPr/>
                        <wps:spPr>
                          <a:xfrm>
                            <a:off x="0" y="0"/>
                            <a:ext cx="101419" cy="101419"/>
                          </a:xfrm>
                          <a:custGeom>
                            <a:avLst/>
                            <a:gdLst/>
                            <a:ahLst/>
                            <a:cxnLst/>
                            <a:rect l="0" t="0" r="0" b="0"/>
                            <a:pathLst>
                              <a:path w="101419" h="101419">
                                <a:moveTo>
                                  <a:pt x="50710" y="0"/>
                                </a:moveTo>
                                <a:cubicBezTo>
                                  <a:pt x="78719" y="0"/>
                                  <a:pt x="101419" y="22700"/>
                                  <a:pt x="101419" y="50710"/>
                                </a:cubicBezTo>
                                <a:cubicBezTo>
                                  <a:pt x="101419" y="78719"/>
                                  <a:pt x="78719" y="101419"/>
                                  <a:pt x="50710" y="101419"/>
                                </a:cubicBezTo>
                                <a:cubicBezTo>
                                  <a:pt x="22701" y="101419"/>
                                  <a:pt x="0" y="78719"/>
                                  <a:pt x="0" y="50710"/>
                                </a:cubicBezTo>
                                <a:cubicBezTo>
                                  <a:pt x="0" y="22700"/>
                                  <a:pt x="22701" y="0"/>
                                  <a:pt x="50710"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48" name="Shape 48"/>
                        <wps:cNvSpPr/>
                        <wps:spPr>
                          <a:xfrm>
                            <a:off x="43143" y="31337"/>
                            <a:ext cx="19452" cy="42469"/>
                          </a:xfrm>
                          <a:custGeom>
                            <a:avLst/>
                            <a:gdLst/>
                            <a:ahLst/>
                            <a:cxnLst/>
                            <a:rect l="0" t="0" r="0" b="0"/>
                            <a:pathLst>
                              <a:path w="19452" h="42469">
                                <a:moveTo>
                                  <a:pt x="0" y="0"/>
                                </a:moveTo>
                                <a:lnTo>
                                  <a:pt x="16481" y="0"/>
                                </a:lnTo>
                                <a:lnTo>
                                  <a:pt x="19452" y="1187"/>
                                </a:lnTo>
                                <a:lnTo>
                                  <a:pt x="19452" y="6918"/>
                                </a:lnTo>
                                <a:lnTo>
                                  <a:pt x="15491" y="5507"/>
                                </a:lnTo>
                                <a:lnTo>
                                  <a:pt x="6101" y="5507"/>
                                </a:lnTo>
                                <a:lnTo>
                                  <a:pt x="6101" y="36962"/>
                                </a:lnTo>
                                <a:lnTo>
                                  <a:pt x="15807" y="36962"/>
                                </a:lnTo>
                                <a:lnTo>
                                  <a:pt x="19452" y="35390"/>
                                </a:lnTo>
                                <a:lnTo>
                                  <a:pt x="19452" y="41324"/>
                                </a:lnTo>
                                <a:lnTo>
                                  <a:pt x="16560" y="42469"/>
                                </a:lnTo>
                                <a:lnTo>
                                  <a:pt x="0" y="4246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522" name="Shape 154522"/>
                        <wps:cNvSpPr/>
                        <wps:spPr>
                          <a:xfrm>
                            <a:off x="28088" y="31337"/>
                            <a:ext cx="9144" cy="42430"/>
                          </a:xfrm>
                          <a:custGeom>
                            <a:avLst/>
                            <a:gdLst/>
                            <a:ahLst/>
                            <a:cxnLst/>
                            <a:rect l="0" t="0" r="0" b="0"/>
                            <a:pathLst>
                              <a:path w="9144" h="42430">
                                <a:moveTo>
                                  <a:pt x="0" y="0"/>
                                </a:moveTo>
                                <a:lnTo>
                                  <a:pt x="9144" y="0"/>
                                </a:lnTo>
                                <a:lnTo>
                                  <a:pt x="9144" y="42430"/>
                                </a:lnTo>
                                <a:lnTo>
                                  <a:pt x="0" y="424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 name="Shape 50"/>
                        <wps:cNvSpPr/>
                        <wps:spPr>
                          <a:xfrm>
                            <a:off x="27137" y="18501"/>
                            <a:ext cx="8003" cy="8002"/>
                          </a:xfrm>
                          <a:custGeom>
                            <a:avLst/>
                            <a:gdLst/>
                            <a:ahLst/>
                            <a:cxnLst/>
                            <a:rect l="0" t="0" r="0" b="0"/>
                            <a:pathLst>
                              <a:path w="8003" h="8002">
                                <a:moveTo>
                                  <a:pt x="4001" y="0"/>
                                </a:moveTo>
                                <a:cubicBezTo>
                                  <a:pt x="6220" y="0"/>
                                  <a:pt x="8003" y="1822"/>
                                  <a:pt x="8003" y="4001"/>
                                </a:cubicBezTo>
                                <a:cubicBezTo>
                                  <a:pt x="8003" y="6180"/>
                                  <a:pt x="6220" y="8002"/>
                                  <a:pt x="4001" y="8002"/>
                                </a:cubicBezTo>
                                <a:cubicBezTo>
                                  <a:pt x="1783" y="8002"/>
                                  <a:pt x="0" y="6180"/>
                                  <a:pt x="0" y="4001"/>
                                </a:cubicBezTo>
                                <a:cubicBezTo>
                                  <a:pt x="0" y="1783"/>
                                  <a:pt x="1783" y="0"/>
                                  <a:pt x="40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 name="Shape 51"/>
                        <wps:cNvSpPr/>
                        <wps:spPr>
                          <a:xfrm>
                            <a:off x="62595" y="32523"/>
                            <a:ext cx="19610" cy="40138"/>
                          </a:xfrm>
                          <a:custGeom>
                            <a:avLst/>
                            <a:gdLst/>
                            <a:ahLst/>
                            <a:cxnLst/>
                            <a:rect l="0" t="0" r="0" b="0"/>
                            <a:pathLst>
                              <a:path w="19610" h="40138">
                                <a:moveTo>
                                  <a:pt x="0" y="0"/>
                                </a:moveTo>
                                <a:lnTo>
                                  <a:pt x="14203" y="5672"/>
                                </a:lnTo>
                                <a:cubicBezTo>
                                  <a:pt x="17887" y="9728"/>
                                  <a:pt x="19610" y="15036"/>
                                  <a:pt x="19610" y="20048"/>
                                </a:cubicBezTo>
                                <a:cubicBezTo>
                                  <a:pt x="19610" y="25496"/>
                                  <a:pt x="17481" y="30804"/>
                                  <a:pt x="13603" y="34751"/>
                                </a:cubicBezTo>
                                <a:lnTo>
                                  <a:pt x="0" y="40138"/>
                                </a:lnTo>
                                <a:lnTo>
                                  <a:pt x="0" y="34204"/>
                                </a:lnTo>
                                <a:lnTo>
                                  <a:pt x="10038" y="29873"/>
                                </a:lnTo>
                                <a:cubicBezTo>
                                  <a:pt x="12559" y="26595"/>
                                  <a:pt x="13351" y="22663"/>
                                  <a:pt x="13351" y="20048"/>
                                </a:cubicBezTo>
                                <a:cubicBezTo>
                                  <a:pt x="13351" y="15789"/>
                                  <a:pt x="11994" y="11857"/>
                                  <a:pt x="9152" y="8990"/>
                                </a:cubicBezTo>
                                <a:lnTo>
                                  <a:pt x="0" y="57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34429" style="width:7.98578pt;height:7.98578pt;mso-position-horizontal-relative:char;mso-position-vertical-relative:line" coordsize="1014,1014">
                <v:shape id="Shape 47" style="position:absolute;width:1014;height:1014;left:0;top:0;" coordsize="101419,101419" path="m50710,0c78719,0,101419,22700,101419,50710c101419,78719,78719,101419,50710,101419c22701,101419,0,78719,0,50710c0,22700,22701,0,50710,0x">
                  <v:stroke weight="0pt" endcap="flat" joinstyle="miter" miterlimit="10" on="false" color="#000000" opacity="0"/>
                  <v:fill on="true" color="#a6ce39"/>
                </v:shape>
                <v:shape id="Shape 48" style="position:absolute;width:194;height:424;left:431;top:313;" coordsize="19452,42469" path="m0,0l16481,0l19452,1187l19452,6918l15491,5507l6101,5507l6101,36962l15807,36962l19452,35390l19452,41324l16560,42469l0,42469l0,0x">
                  <v:stroke weight="0pt" endcap="flat" joinstyle="miter" miterlimit="10" on="false" color="#000000" opacity="0"/>
                  <v:fill on="true" color="#ffffff"/>
                </v:shape>
                <v:shape id="Shape 154523" style="position:absolute;width:91;height:424;left:280;top:313;" coordsize="9144,42430" path="m0,0l9144,0l9144,42430l0,42430l0,0">
                  <v:stroke weight="0pt" endcap="flat" joinstyle="miter" miterlimit="10" on="false" color="#000000" opacity="0"/>
                  <v:fill on="true" color="#ffffff"/>
                </v:shape>
                <v:shape id="Shape 50" style="position:absolute;width:80;height:80;left:271;top:185;" coordsize="8003,8002" path="m4001,0c6220,0,8003,1822,8003,4001c8003,6180,6220,8002,4001,8002c1783,8002,0,6180,0,4001c0,1783,1783,0,4001,0x">
                  <v:stroke weight="0pt" endcap="flat" joinstyle="miter" miterlimit="10" on="false" color="#000000" opacity="0"/>
                  <v:fill on="true" color="#ffffff"/>
                </v:shape>
                <v:shape id="Shape 51" style="position:absolute;width:196;height:401;left:625;top:325;" coordsize="19610,40138" path="m0,0l14203,5672c17887,9728,19610,15036,19610,20048c19610,25496,17481,30804,13603,34751l0,40138l0,34204l10038,29873c12559,26595,13351,22663,13351,20048c13351,15789,11994,11857,9152,8990l0,5731l0,0x">
                  <v:stroke weight="0pt" endcap="flat" joinstyle="miter" miterlimit="10" on="false" color="#000000" opacity="0"/>
                  <v:fill on="true" color="#ffffff"/>
                </v:shape>
              </v:group>
            </w:pict>
          </mc:Fallback>
        </mc:AlternateContent>
      </w:r>
      <w:r>
        <w:rPr>
          <w:sz w:val="24"/>
          <w:vertAlign w:val="superscript"/>
        </w:rPr>
        <w:t>2</w:t>
      </w:r>
      <w:r>
        <w:rPr>
          <w:sz w:val="24"/>
        </w:rPr>
        <w:t xml:space="preserve">, and Einar </w:t>
      </w:r>
      <w:ins w:id="1" w:author="Einar" w:date="2023-05-13T13:25:00Z">
        <w:r w:rsidR="00C10AC8">
          <w:rPr>
            <w:sz w:val="24"/>
          </w:rPr>
          <w:t>O.</w:t>
        </w:r>
      </w:ins>
      <w:ins w:id="2" w:author="Einar" w:date="2023-05-13T13:59:00Z">
        <w:r w:rsidR="00994500">
          <w:rPr>
            <w:sz w:val="24"/>
          </w:rPr>
          <w:t xml:space="preserve"> </w:t>
        </w:r>
      </w:ins>
      <w:r>
        <w:rPr>
          <w:sz w:val="24"/>
        </w:rPr>
        <w:t xml:space="preserve">Vik-Mo </w:t>
      </w:r>
      <w:r>
        <w:rPr>
          <w:rFonts w:ascii="Calibri" w:eastAsia="Calibri" w:hAnsi="Calibri" w:cs="Calibri"/>
          <w:noProof/>
          <w:lang w:val="nb-NO" w:eastAsia="nb-NO"/>
        </w:rPr>
        <mc:AlternateContent>
          <mc:Choice Requires="wpg">
            <w:drawing>
              <wp:inline distT="0" distB="0" distL="0" distR="0" wp14:anchorId="6BA86803" wp14:editId="36AB1C46">
                <wp:extent cx="101419" cy="101419"/>
                <wp:effectExtent l="0" t="0" r="0" b="0"/>
                <wp:docPr id="134439" name="Group 134439"/>
                <wp:cNvGraphicFramePr/>
                <a:graphic xmlns:a="http://schemas.openxmlformats.org/drawingml/2006/main">
                  <a:graphicData uri="http://schemas.microsoft.com/office/word/2010/wordprocessingGroup">
                    <wpg:wgp>
                      <wpg:cNvGrpSpPr/>
                      <wpg:grpSpPr>
                        <a:xfrm>
                          <a:off x="0" y="0"/>
                          <a:ext cx="101419" cy="101419"/>
                          <a:chOff x="0" y="0"/>
                          <a:chExt cx="101419" cy="101419"/>
                        </a:xfrm>
                      </wpg:grpSpPr>
                      <wps:wsp>
                        <wps:cNvPr id="57" name="Shape 57"/>
                        <wps:cNvSpPr/>
                        <wps:spPr>
                          <a:xfrm>
                            <a:off x="0" y="0"/>
                            <a:ext cx="101419" cy="101419"/>
                          </a:xfrm>
                          <a:custGeom>
                            <a:avLst/>
                            <a:gdLst/>
                            <a:ahLst/>
                            <a:cxnLst/>
                            <a:rect l="0" t="0" r="0" b="0"/>
                            <a:pathLst>
                              <a:path w="101419" h="101419">
                                <a:moveTo>
                                  <a:pt x="50710" y="0"/>
                                </a:moveTo>
                                <a:cubicBezTo>
                                  <a:pt x="78719" y="0"/>
                                  <a:pt x="101419" y="22700"/>
                                  <a:pt x="101419" y="50710"/>
                                </a:cubicBezTo>
                                <a:cubicBezTo>
                                  <a:pt x="101419" y="78719"/>
                                  <a:pt x="78719" y="101419"/>
                                  <a:pt x="50710" y="101419"/>
                                </a:cubicBezTo>
                                <a:cubicBezTo>
                                  <a:pt x="22701" y="101419"/>
                                  <a:pt x="0" y="78719"/>
                                  <a:pt x="0" y="50710"/>
                                </a:cubicBezTo>
                                <a:cubicBezTo>
                                  <a:pt x="0" y="22700"/>
                                  <a:pt x="22701" y="0"/>
                                  <a:pt x="50710"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58" name="Shape 58"/>
                        <wps:cNvSpPr/>
                        <wps:spPr>
                          <a:xfrm>
                            <a:off x="43143" y="31337"/>
                            <a:ext cx="19452" cy="42470"/>
                          </a:xfrm>
                          <a:custGeom>
                            <a:avLst/>
                            <a:gdLst/>
                            <a:ahLst/>
                            <a:cxnLst/>
                            <a:rect l="0" t="0" r="0" b="0"/>
                            <a:pathLst>
                              <a:path w="19452" h="42470">
                                <a:moveTo>
                                  <a:pt x="0" y="0"/>
                                </a:moveTo>
                                <a:lnTo>
                                  <a:pt x="16481" y="0"/>
                                </a:lnTo>
                                <a:lnTo>
                                  <a:pt x="19452" y="1187"/>
                                </a:lnTo>
                                <a:lnTo>
                                  <a:pt x="19452" y="6918"/>
                                </a:lnTo>
                                <a:lnTo>
                                  <a:pt x="15491" y="5507"/>
                                </a:lnTo>
                                <a:lnTo>
                                  <a:pt x="6101" y="5507"/>
                                </a:lnTo>
                                <a:lnTo>
                                  <a:pt x="6101" y="36962"/>
                                </a:lnTo>
                                <a:lnTo>
                                  <a:pt x="15807" y="36962"/>
                                </a:lnTo>
                                <a:lnTo>
                                  <a:pt x="19452" y="35390"/>
                                </a:lnTo>
                                <a:lnTo>
                                  <a:pt x="19452" y="41324"/>
                                </a:lnTo>
                                <a:lnTo>
                                  <a:pt x="16560" y="42470"/>
                                </a:lnTo>
                                <a:lnTo>
                                  <a:pt x="0" y="4247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524" name="Shape 154524"/>
                        <wps:cNvSpPr/>
                        <wps:spPr>
                          <a:xfrm>
                            <a:off x="28088" y="31337"/>
                            <a:ext cx="9144" cy="42430"/>
                          </a:xfrm>
                          <a:custGeom>
                            <a:avLst/>
                            <a:gdLst/>
                            <a:ahLst/>
                            <a:cxnLst/>
                            <a:rect l="0" t="0" r="0" b="0"/>
                            <a:pathLst>
                              <a:path w="9144" h="42430">
                                <a:moveTo>
                                  <a:pt x="0" y="0"/>
                                </a:moveTo>
                                <a:lnTo>
                                  <a:pt x="9144" y="0"/>
                                </a:lnTo>
                                <a:lnTo>
                                  <a:pt x="9144" y="42430"/>
                                </a:lnTo>
                                <a:lnTo>
                                  <a:pt x="0" y="424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 name="Shape 60"/>
                        <wps:cNvSpPr/>
                        <wps:spPr>
                          <a:xfrm>
                            <a:off x="27137" y="18501"/>
                            <a:ext cx="8003" cy="8002"/>
                          </a:xfrm>
                          <a:custGeom>
                            <a:avLst/>
                            <a:gdLst/>
                            <a:ahLst/>
                            <a:cxnLst/>
                            <a:rect l="0" t="0" r="0" b="0"/>
                            <a:pathLst>
                              <a:path w="8003" h="8002">
                                <a:moveTo>
                                  <a:pt x="4001" y="0"/>
                                </a:moveTo>
                                <a:cubicBezTo>
                                  <a:pt x="6220" y="0"/>
                                  <a:pt x="8003" y="1822"/>
                                  <a:pt x="8003" y="4001"/>
                                </a:cubicBezTo>
                                <a:cubicBezTo>
                                  <a:pt x="8003" y="6180"/>
                                  <a:pt x="6220" y="8002"/>
                                  <a:pt x="4001" y="8002"/>
                                </a:cubicBezTo>
                                <a:cubicBezTo>
                                  <a:pt x="1783" y="8002"/>
                                  <a:pt x="0" y="6180"/>
                                  <a:pt x="0" y="4001"/>
                                </a:cubicBezTo>
                                <a:cubicBezTo>
                                  <a:pt x="0" y="1783"/>
                                  <a:pt x="1783" y="0"/>
                                  <a:pt x="40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 name="Shape 61"/>
                        <wps:cNvSpPr/>
                        <wps:spPr>
                          <a:xfrm>
                            <a:off x="62595" y="32523"/>
                            <a:ext cx="19610" cy="40138"/>
                          </a:xfrm>
                          <a:custGeom>
                            <a:avLst/>
                            <a:gdLst/>
                            <a:ahLst/>
                            <a:cxnLst/>
                            <a:rect l="0" t="0" r="0" b="0"/>
                            <a:pathLst>
                              <a:path w="19610" h="40138">
                                <a:moveTo>
                                  <a:pt x="0" y="0"/>
                                </a:moveTo>
                                <a:lnTo>
                                  <a:pt x="14203" y="5672"/>
                                </a:lnTo>
                                <a:cubicBezTo>
                                  <a:pt x="17887" y="9728"/>
                                  <a:pt x="19610" y="15036"/>
                                  <a:pt x="19610" y="20048"/>
                                </a:cubicBezTo>
                                <a:cubicBezTo>
                                  <a:pt x="19610" y="25496"/>
                                  <a:pt x="17481" y="30804"/>
                                  <a:pt x="13603" y="34751"/>
                                </a:cubicBezTo>
                                <a:lnTo>
                                  <a:pt x="0" y="40138"/>
                                </a:lnTo>
                                <a:lnTo>
                                  <a:pt x="0" y="34204"/>
                                </a:lnTo>
                                <a:lnTo>
                                  <a:pt x="10038" y="29873"/>
                                </a:lnTo>
                                <a:cubicBezTo>
                                  <a:pt x="12559" y="26595"/>
                                  <a:pt x="13351" y="22663"/>
                                  <a:pt x="13351" y="20048"/>
                                </a:cubicBezTo>
                                <a:cubicBezTo>
                                  <a:pt x="13351" y="15789"/>
                                  <a:pt x="11994" y="11857"/>
                                  <a:pt x="9152" y="8990"/>
                                </a:cubicBezTo>
                                <a:lnTo>
                                  <a:pt x="0" y="57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34439" style="width:7.98578pt;height:7.98578pt;mso-position-horizontal-relative:char;mso-position-vertical-relative:line" coordsize="1014,1014">
                <v:shape id="Shape 57" style="position:absolute;width:1014;height:1014;left:0;top:0;" coordsize="101419,101419" path="m50710,0c78719,0,101419,22700,101419,50710c101419,78719,78719,101419,50710,101419c22701,101419,0,78719,0,50710c0,22700,22701,0,50710,0x">
                  <v:stroke weight="0pt" endcap="flat" joinstyle="miter" miterlimit="10" on="false" color="#000000" opacity="0"/>
                  <v:fill on="true" color="#a6ce39"/>
                </v:shape>
                <v:shape id="Shape 58" style="position:absolute;width:194;height:424;left:431;top:313;" coordsize="19452,42470" path="m0,0l16481,0l19452,1187l19452,6918l15491,5507l6101,5507l6101,36962l15807,36962l19452,35390l19452,41324l16560,42470l0,42470l0,0x">
                  <v:stroke weight="0pt" endcap="flat" joinstyle="miter" miterlimit="10" on="false" color="#000000" opacity="0"/>
                  <v:fill on="true" color="#ffffff"/>
                </v:shape>
                <v:shape id="Shape 154525" style="position:absolute;width:91;height:424;left:280;top:313;" coordsize="9144,42430" path="m0,0l9144,0l9144,42430l0,42430l0,0">
                  <v:stroke weight="0pt" endcap="flat" joinstyle="miter" miterlimit="10" on="false" color="#000000" opacity="0"/>
                  <v:fill on="true" color="#ffffff"/>
                </v:shape>
                <v:shape id="Shape 60" style="position:absolute;width:80;height:80;left:271;top:185;" coordsize="8003,8002" path="m4001,0c6220,0,8003,1822,8003,4001c8003,6180,6220,8002,4001,8002c1783,8002,0,6180,0,4001c0,1783,1783,0,4001,0x">
                  <v:stroke weight="0pt" endcap="flat" joinstyle="miter" miterlimit="10" on="false" color="#000000" opacity="0"/>
                  <v:fill on="true" color="#ffffff"/>
                </v:shape>
                <v:shape id="Shape 61" style="position:absolute;width:196;height:401;left:625;top:325;" coordsize="19610,40138" path="m0,0l14203,5672c17887,9728,19610,15036,19610,20048c19610,25496,17481,30804,13603,34751l0,40138l0,34204l10038,29873c12559,26595,13351,22663,13351,20048c13351,15789,11994,11857,9152,8990l0,5731l0,0x">
                  <v:stroke weight="0pt" endcap="flat" joinstyle="miter" miterlimit="10" on="false" color="#000000" opacity="0"/>
                  <v:fill on="true" color="#ffffff"/>
                </v:shape>
              </v:group>
            </w:pict>
          </mc:Fallback>
        </mc:AlternateContent>
      </w:r>
      <w:r>
        <w:rPr>
          <w:sz w:val="24"/>
          <w:vertAlign w:val="superscript"/>
        </w:rPr>
        <w:t xml:space="preserve"> †1</w:t>
      </w:r>
      <w:ins w:id="3" w:author="Einar" w:date="2023-05-13T13:26:00Z">
        <w:r w:rsidR="00C10AC8">
          <w:rPr>
            <w:sz w:val="24"/>
            <w:vertAlign w:val="superscript"/>
          </w:rPr>
          <w:t>,5</w:t>
        </w:r>
      </w:ins>
    </w:p>
    <w:p w14:paraId="1680010E" w14:textId="49EF43F3" w:rsidR="00DA2B11" w:rsidRDefault="004C3EA9">
      <w:pPr>
        <w:spacing w:after="73" w:line="259" w:lineRule="auto"/>
        <w:ind w:left="371" w:right="885"/>
        <w:jc w:val="center"/>
      </w:pPr>
      <w:r>
        <w:rPr>
          <w:sz w:val="25"/>
          <w:vertAlign w:val="superscript"/>
        </w:rPr>
        <w:t>1</w:t>
      </w:r>
      <w:r>
        <w:rPr>
          <w:sz w:val="18"/>
        </w:rPr>
        <w:t>Vilhelm Magnus Laboratory, Institute for Surgical Research</w:t>
      </w:r>
      <w:ins w:id="4" w:author="Einar" w:date="2023-05-13T13:25:00Z">
        <w:r w:rsidR="00C10AC8">
          <w:rPr>
            <w:sz w:val="18"/>
          </w:rPr>
          <w:t>/Department of Neurosurgery</w:t>
        </w:r>
      </w:ins>
      <w:del w:id="5" w:author="Einar" w:date="2023-05-13T13:25:00Z">
        <w:r w:rsidDel="00C10AC8">
          <w:rPr>
            <w:sz w:val="18"/>
          </w:rPr>
          <w:delText>,</w:delText>
        </w:r>
      </w:del>
      <w:r>
        <w:rPr>
          <w:sz w:val="18"/>
        </w:rPr>
        <w:t xml:space="preserve"> Oslo University Hospital</w:t>
      </w:r>
      <w:ins w:id="6" w:author="Einar" w:date="2023-05-13T13:26:00Z">
        <w:r w:rsidR="00C10AC8">
          <w:rPr>
            <w:sz w:val="18"/>
          </w:rPr>
          <w:t>, Oslo, Norway</w:t>
        </w:r>
      </w:ins>
    </w:p>
    <w:p w14:paraId="47B53939" w14:textId="6027D895" w:rsidR="00DA2B11" w:rsidRDefault="004C3EA9">
      <w:pPr>
        <w:spacing w:after="733" w:line="433" w:lineRule="auto"/>
        <w:ind w:left="371" w:right="885"/>
        <w:jc w:val="center"/>
      </w:pPr>
      <w:r>
        <w:rPr>
          <w:sz w:val="18"/>
          <w:vertAlign w:val="superscript"/>
        </w:rPr>
        <w:t>2</w:t>
      </w:r>
      <w:r>
        <w:rPr>
          <w:sz w:val="18"/>
        </w:rPr>
        <w:t xml:space="preserve">Department of Neuropathology, University Hospital Heidelberg, Heidelberg, Germany </w:t>
      </w:r>
      <w:r>
        <w:rPr>
          <w:sz w:val="18"/>
          <w:vertAlign w:val="superscript"/>
        </w:rPr>
        <w:t>3</w:t>
      </w:r>
      <w:r>
        <w:rPr>
          <w:sz w:val="18"/>
        </w:rPr>
        <w:t xml:space="preserve">Section for Cancer Cytogenetics, Institute for Cancer Genetics and Informatics, Oslo University Hospital </w:t>
      </w:r>
      <w:r>
        <w:rPr>
          <w:sz w:val="18"/>
          <w:vertAlign w:val="superscript"/>
        </w:rPr>
        <w:t>4</w:t>
      </w:r>
      <w:r>
        <w:rPr>
          <w:sz w:val="18"/>
        </w:rPr>
        <w:t>Department of Pathology, Oslo University Hospital, Oslo, Norway</w:t>
      </w:r>
      <w:ins w:id="7" w:author="Einar" w:date="2023-05-13T13:25:00Z">
        <w:r w:rsidR="00C10AC8">
          <w:rPr>
            <w:sz w:val="18"/>
          </w:rPr>
          <w:t xml:space="preserve"> </w:t>
        </w:r>
        <w:r w:rsidR="00C10AC8" w:rsidRPr="00C10AC8">
          <w:rPr>
            <w:sz w:val="18"/>
            <w:vertAlign w:val="superscript"/>
            <w:rPrChange w:id="8" w:author="Einar" w:date="2023-05-13T13:27:00Z">
              <w:rPr>
                <w:sz w:val="18"/>
              </w:rPr>
            </w:rPrChange>
          </w:rPr>
          <w:t>5</w:t>
        </w:r>
      </w:ins>
      <w:ins w:id="9" w:author="Einar" w:date="2023-05-13T13:26:00Z">
        <w:r w:rsidR="00C10AC8">
          <w:rPr>
            <w:sz w:val="18"/>
          </w:rPr>
          <w:t>Institute for Clinical Medicine, University of Oslo</w:t>
        </w:r>
      </w:ins>
      <w:r>
        <w:rPr>
          <w:sz w:val="18"/>
        </w:rPr>
        <w:t>.</w:t>
      </w:r>
    </w:p>
    <w:p w14:paraId="0E610FF5" w14:textId="77777777" w:rsidR="00DA2B11" w:rsidRDefault="004C3EA9">
      <w:pPr>
        <w:pStyle w:val="Heading1"/>
        <w:spacing w:after="293" w:line="259" w:lineRule="auto"/>
        <w:ind w:left="0" w:right="524" w:firstLine="0"/>
        <w:jc w:val="center"/>
      </w:pPr>
      <w:r>
        <w:rPr>
          <w:sz w:val="20"/>
        </w:rPr>
        <w:t>Abstract</w:t>
      </w:r>
    </w:p>
    <w:p w14:paraId="3CADF216" w14:textId="77777777" w:rsidR="00DA2B11" w:rsidRDefault="004C3EA9">
      <w:pPr>
        <w:spacing w:after="0" w:line="402" w:lineRule="auto"/>
        <w:ind w:left="540" w:right="1055"/>
      </w:pPr>
      <w:r>
        <w:rPr>
          <w:b/>
          <w:sz w:val="20"/>
        </w:rPr>
        <w:t xml:space="preserve">Rationale: </w:t>
      </w:r>
      <w:r>
        <w:rPr>
          <w:sz w:val="20"/>
        </w:rPr>
        <w:t>Resistance of glioblastoma to the alkylating agent temozolomide may result from the expression of the DNA repair protein O6-methylguanine-DNA methyltransferase (</w:t>
      </w:r>
      <w:r>
        <w:rPr>
          <w:i/>
          <w:sz w:val="20"/>
        </w:rPr>
        <w:t>MGMT</w:t>
      </w:r>
      <w:r>
        <w:rPr>
          <w:sz w:val="20"/>
        </w:rPr>
        <w:t xml:space="preserve">). Methylation of the </w:t>
      </w:r>
      <w:r>
        <w:rPr>
          <w:i/>
          <w:sz w:val="20"/>
        </w:rPr>
        <w:t xml:space="preserve">MGMT </w:t>
      </w:r>
      <w:r>
        <w:rPr>
          <w:sz w:val="20"/>
        </w:rPr>
        <w:t xml:space="preserve">promoter region has been correlated with responsiveness to temozolomide, but there is no consensus on the most accurate method to determine this methylation. Conventional methods have limitations due to the dependence on bisulphate treatment and limited read length. Nanopore long-read sequencing offers methylation analysis of native DNA without the need for bisulphate treatment or amplification. Combined with recent advancements in targeting methods, nanopore sequencing can provide an accurate, broad and cost-effective approach to </w:t>
      </w:r>
      <w:r>
        <w:rPr>
          <w:i/>
          <w:sz w:val="20"/>
        </w:rPr>
        <w:t xml:space="preserve">MGMT </w:t>
      </w:r>
      <w:r>
        <w:rPr>
          <w:sz w:val="20"/>
        </w:rPr>
        <w:t>promoter methylation analysis.</w:t>
      </w:r>
    </w:p>
    <w:p w14:paraId="782D05CA" w14:textId="6836C64D" w:rsidR="00DA2B11" w:rsidRDefault="004C3EA9">
      <w:pPr>
        <w:spacing w:after="0" w:line="402" w:lineRule="auto"/>
        <w:ind w:left="530" w:right="1055" w:firstLine="299"/>
      </w:pPr>
      <w:r>
        <w:rPr>
          <w:b/>
          <w:sz w:val="20"/>
        </w:rPr>
        <w:t xml:space="preserve">Methods: </w:t>
      </w:r>
      <w:r>
        <w:rPr>
          <w:sz w:val="20"/>
        </w:rPr>
        <w:t xml:space="preserve">We </w:t>
      </w:r>
      <w:proofErr w:type="spellStart"/>
      <w:r w:rsidRPr="005818A7">
        <w:rPr>
          <w:sz w:val="20"/>
          <w:highlight w:val="yellow"/>
          <w:rPrChange w:id="10" w:author="Einar" w:date="2023-05-13T13:38:00Z">
            <w:rPr>
              <w:sz w:val="20"/>
            </w:rPr>
          </w:rPrChange>
        </w:rPr>
        <w:t>analyzed</w:t>
      </w:r>
      <w:proofErr w:type="spellEnd"/>
      <w:r w:rsidRPr="005818A7">
        <w:rPr>
          <w:sz w:val="20"/>
          <w:highlight w:val="yellow"/>
          <w:rPrChange w:id="11" w:author="Einar" w:date="2023-05-13T13:38:00Z">
            <w:rPr>
              <w:sz w:val="20"/>
            </w:rPr>
          </w:rPrChange>
        </w:rPr>
        <w:t xml:space="preserve"> </w:t>
      </w:r>
      <w:ins w:id="12" w:author="Einar" w:date="2023-05-13T13:38:00Z">
        <w:r w:rsidR="005818A7">
          <w:rPr>
            <w:sz w:val="20"/>
            <w:highlight w:val="yellow"/>
          </w:rPr>
          <w:t>biops</w:t>
        </w:r>
      </w:ins>
      <w:ins w:id="13" w:author="Einar" w:date="2023-05-13T13:39:00Z">
        <w:r w:rsidR="005818A7">
          <w:rPr>
            <w:sz w:val="20"/>
            <w:highlight w:val="yellow"/>
          </w:rPr>
          <w:t>ies from</w:t>
        </w:r>
      </w:ins>
      <w:r w:rsidRPr="005818A7">
        <w:rPr>
          <w:sz w:val="20"/>
          <w:highlight w:val="yellow"/>
          <w:rPrChange w:id="14" w:author="Einar" w:date="2023-05-13T13:38:00Z">
            <w:rPr>
              <w:sz w:val="20"/>
            </w:rPr>
          </w:rPrChange>
        </w:rPr>
        <w:t xml:space="preserve">148 </w:t>
      </w:r>
      <w:ins w:id="15" w:author="Einar" w:date="2023-05-13T13:39:00Z">
        <w:r w:rsidR="005818A7">
          <w:rPr>
            <w:sz w:val="20"/>
            <w:highlight w:val="yellow"/>
          </w:rPr>
          <w:t xml:space="preserve">patients operated for </w:t>
        </w:r>
      </w:ins>
      <w:r w:rsidRPr="005818A7">
        <w:rPr>
          <w:sz w:val="20"/>
          <w:highlight w:val="yellow"/>
          <w:rPrChange w:id="16" w:author="Einar" w:date="2023-05-13T13:38:00Z">
            <w:rPr>
              <w:sz w:val="20"/>
            </w:rPr>
          </w:rPrChange>
        </w:rPr>
        <w:t>CN</w:t>
      </w:r>
      <w:r>
        <w:rPr>
          <w:sz w:val="20"/>
        </w:rPr>
        <w:t xml:space="preserve">S </w:t>
      </w:r>
      <w:proofErr w:type="spellStart"/>
      <w:r>
        <w:rPr>
          <w:sz w:val="20"/>
        </w:rPr>
        <w:t>tumors</w:t>
      </w:r>
      <w:proofErr w:type="spellEnd"/>
      <w:r>
        <w:rPr>
          <w:sz w:val="20"/>
        </w:rPr>
        <w:t xml:space="preserve"> using Nanopore sequencing and compared the results to data obtained using pyrosequencing or methylation bead arrays. </w:t>
      </w:r>
      <w:commentRangeStart w:id="17"/>
      <w:ins w:id="18" w:author="Einar" w:date="2023-05-13T13:29:00Z">
        <w:r w:rsidR="005818A7">
          <w:rPr>
            <w:sz w:val="20"/>
          </w:rPr>
          <w:t>Isolated DNA wa</w:t>
        </w:r>
      </w:ins>
      <w:ins w:id="19" w:author="Einar" w:date="2023-05-13T13:30:00Z">
        <w:r w:rsidR="005818A7">
          <w:rPr>
            <w:sz w:val="20"/>
          </w:rPr>
          <w:t xml:space="preserve">s </w:t>
        </w:r>
        <w:proofErr w:type="spellStart"/>
        <w:r w:rsidR="005818A7">
          <w:rPr>
            <w:sz w:val="20"/>
          </w:rPr>
          <w:t>analyzed</w:t>
        </w:r>
        <w:proofErr w:type="spellEnd"/>
        <w:r w:rsidR="005818A7">
          <w:rPr>
            <w:sz w:val="20"/>
          </w:rPr>
          <w:t xml:space="preserve"> on the </w:t>
        </w:r>
      </w:ins>
      <w:del w:id="20" w:author="Einar" w:date="2023-05-13T13:30:00Z">
        <w:r w:rsidDel="005818A7">
          <w:rPr>
            <w:sz w:val="20"/>
          </w:rPr>
          <w:delText xml:space="preserve">We used </w:delText>
        </w:r>
      </w:del>
      <w:r>
        <w:rPr>
          <w:sz w:val="20"/>
        </w:rPr>
        <w:t xml:space="preserve">Oxford Nanopore Technologies (ONT) MinION flow cells </w:t>
      </w:r>
      <w:del w:id="21" w:author="Einar" w:date="2023-05-13T13:30:00Z">
        <w:r w:rsidDel="005818A7">
          <w:rPr>
            <w:sz w:val="20"/>
          </w:rPr>
          <w:delText xml:space="preserve">to run single or barcoded (multiplex) assays, </w:delText>
        </w:r>
      </w:del>
      <w:r>
        <w:rPr>
          <w:sz w:val="20"/>
        </w:rPr>
        <w:t>following a CRISPR/Cas9 protocol</w:t>
      </w:r>
      <w:del w:id="22" w:author="Einar" w:date="2023-05-13T13:30:00Z">
        <w:r w:rsidDel="005818A7">
          <w:rPr>
            <w:sz w:val="20"/>
          </w:rPr>
          <w:delText>,</w:delText>
        </w:r>
      </w:del>
      <w:r>
        <w:rPr>
          <w:sz w:val="20"/>
        </w:rPr>
        <w:t xml:space="preserve"> and </w:t>
      </w:r>
      <w:ins w:id="23" w:author="Einar" w:date="2023-05-13T13:30:00Z">
        <w:r w:rsidR="005818A7">
          <w:rPr>
            <w:sz w:val="20"/>
          </w:rPr>
          <w:t xml:space="preserve">compared to </w:t>
        </w:r>
      </w:ins>
      <w:del w:id="24" w:author="Einar" w:date="2023-05-13T13:30:00Z">
        <w:r w:rsidDel="005818A7">
          <w:rPr>
            <w:sz w:val="20"/>
          </w:rPr>
          <w:delText xml:space="preserve">included </w:delText>
        </w:r>
      </w:del>
      <w:r>
        <w:rPr>
          <w:sz w:val="20"/>
        </w:rPr>
        <w:t>results from adaptive sequencing runs</w:t>
      </w:r>
      <w:ins w:id="25" w:author="Einar" w:date="2023-05-13T13:30:00Z">
        <w:r w:rsidR="005818A7">
          <w:rPr>
            <w:sz w:val="20"/>
          </w:rPr>
          <w:t xml:space="preserve"> on the same system</w:t>
        </w:r>
      </w:ins>
      <w:r>
        <w:rPr>
          <w:sz w:val="20"/>
        </w:rPr>
        <w:t xml:space="preserve">. </w:t>
      </w:r>
      <w:commentRangeEnd w:id="17"/>
      <w:r w:rsidR="005818A7">
        <w:rPr>
          <w:rStyle w:val="CommentReference"/>
        </w:rPr>
        <w:commentReference w:id="17"/>
      </w:r>
      <w:r>
        <w:rPr>
          <w:sz w:val="20"/>
        </w:rPr>
        <w:t xml:space="preserve">We then compared the methylation data to results from standard </w:t>
      </w:r>
      <w:ins w:id="26" w:author="Einar" w:date="2023-05-13T13:31:00Z">
        <w:r w:rsidR="005818A7">
          <w:rPr>
            <w:sz w:val="20"/>
          </w:rPr>
          <w:t xml:space="preserve">pyrosequencing </w:t>
        </w:r>
      </w:ins>
      <w:r>
        <w:rPr>
          <w:sz w:val="20"/>
        </w:rPr>
        <w:t>diagnostic methods.</w:t>
      </w:r>
    </w:p>
    <w:p w14:paraId="112F5F8E" w14:textId="02F3BEA3" w:rsidR="00DA2B11" w:rsidRPr="005818A7" w:rsidRDefault="004C3EA9" w:rsidP="005818A7">
      <w:pPr>
        <w:spacing w:after="0" w:line="402" w:lineRule="auto"/>
        <w:ind w:left="530" w:right="1055" w:firstLine="299"/>
        <w:rPr>
          <w:sz w:val="20"/>
          <w:rPrChange w:id="27" w:author="Einar" w:date="2023-05-13T13:31:00Z">
            <w:rPr/>
          </w:rPrChange>
        </w:rPr>
      </w:pPr>
      <w:r>
        <w:rPr>
          <w:b/>
          <w:sz w:val="20"/>
        </w:rPr>
        <w:t xml:space="preserve">Results: </w:t>
      </w:r>
      <w:r>
        <w:rPr>
          <w:sz w:val="20"/>
        </w:rPr>
        <w:t xml:space="preserve">We found a 92% correlation between pyrosequencing of 4 </w:t>
      </w:r>
      <w:proofErr w:type="spellStart"/>
      <w:r>
        <w:rPr>
          <w:sz w:val="20"/>
        </w:rPr>
        <w:t>CpGs</w:t>
      </w:r>
      <w:proofErr w:type="spellEnd"/>
      <w:r>
        <w:rPr>
          <w:sz w:val="20"/>
        </w:rPr>
        <w:t xml:space="preserve"> in the </w:t>
      </w:r>
      <w:proofErr w:type="spellStart"/>
      <w:r>
        <w:rPr>
          <w:sz w:val="20"/>
        </w:rPr>
        <w:t>CpG</w:t>
      </w:r>
      <w:proofErr w:type="spellEnd"/>
      <w:r>
        <w:rPr>
          <w:sz w:val="20"/>
        </w:rPr>
        <w:t xml:space="preserve"> island of MGMT and nanopore sequencing. </w:t>
      </w:r>
      <w:commentRangeStart w:id="28"/>
      <w:ins w:id="29" w:author="Einar" w:date="2023-05-13T13:31:00Z">
        <w:r w:rsidR="005818A7">
          <w:rPr>
            <w:sz w:val="20"/>
          </w:rPr>
          <w:t>Further, w</w:t>
        </w:r>
      </w:ins>
      <w:del w:id="30" w:author="Einar" w:date="2023-05-13T13:31:00Z">
        <w:r w:rsidDel="005818A7">
          <w:rPr>
            <w:sz w:val="20"/>
          </w:rPr>
          <w:delText>W</w:delText>
        </w:r>
      </w:del>
      <w:r>
        <w:rPr>
          <w:sz w:val="20"/>
        </w:rPr>
        <w:t xml:space="preserve">e could re-create classification by the MGMT STP27 algorithm with data from nanopore sequencing. </w:t>
      </w:r>
      <w:commentRangeEnd w:id="28"/>
      <w:r w:rsidR="005818A7">
        <w:rPr>
          <w:rStyle w:val="CommentReference"/>
        </w:rPr>
        <w:commentReference w:id="28"/>
      </w:r>
      <w:r>
        <w:rPr>
          <w:sz w:val="20"/>
        </w:rPr>
        <w:t xml:space="preserve">Furthermore, we were able to include in the analysis an additional 94 </w:t>
      </w:r>
      <w:proofErr w:type="spellStart"/>
      <w:r>
        <w:rPr>
          <w:sz w:val="20"/>
        </w:rPr>
        <w:t>CpGs</w:t>
      </w:r>
      <w:proofErr w:type="spellEnd"/>
      <w:r>
        <w:rPr>
          <w:sz w:val="20"/>
        </w:rPr>
        <w:t xml:space="preserve"> within the MGMT CpG island and 17 </w:t>
      </w:r>
      <w:proofErr w:type="spellStart"/>
      <w:r>
        <w:rPr>
          <w:sz w:val="20"/>
        </w:rPr>
        <w:t>CpGs</w:t>
      </w:r>
      <w:proofErr w:type="spellEnd"/>
      <w:r>
        <w:rPr>
          <w:sz w:val="20"/>
        </w:rPr>
        <w:t xml:space="preserve"> within the island shores. Data clustering revealed a robust difference between unmethylated and methylated samples that could be used for patient stratification.</w:t>
      </w:r>
    </w:p>
    <w:p w14:paraId="6171888D" w14:textId="4FD9446D" w:rsidR="00DA2B11" w:rsidRDefault="004C3EA9">
      <w:pPr>
        <w:spacing w:after="0" w:line="402" w:lineRule="auto"/>
        <w:ind w:left="530" w:right="1055" w:firstLine="299"/>
      </w:pPr>
      <w:r>
        <w:rPr>
          <w:b/>
          <w:sz w:val="20"/>
        </w:rPr>
        <w:lastRenderedPageBreak/>
        <w:t xml:space="preserve">Discussion: </w:t>
      </w:r>
      <w:r>
        <w:rPr>
          <w:sz w:val="20"/>
        </w:rPr>
        <w:t xml:space="preserve">Our findings demonstrate that ONT </w:t>
      </w:r>
      <w:del w:id="31" w:author="Einar" w:date="2023-05-13T13:33:00Z">
        <w:r w:rsidDel="005818A7">
          <w:rPr>
            <w:sz w:val="20"/>
          </w:rPr>
          <w:delText>is a capable method for replacing</w:delText>
        </w:r>
      </w:del>
      <w:ins w:id="32" w:author="Einar" w:date="2023-05-13T13:33:00Z">
        <w:r w:rsidR="005818A7">
          <w:rPr>
            <w:sz w:val="20"/>
          </w:rPr>
          <w:t>could</w:t>
        </w:r>
      </w:ins>
      <w:r>
        <w:rPr>
          <w:sz w:val="20"/>
        </w:rPr>
        <w:t xml:space="preserve"> </w:t>
      </w:r>
      <w:proofErr w:type="spellStart"/>
      <w:ins w:id="33" w:author="Einar" w:date="2023-05-13T13:33:00Z">
        <w:r w:rsidR="005818A7">
          <w:rPr>
            <w:sz w:val="20"/>
          </w:rPr>
          <w:t>replase</w:t>
        </w:r>
        <w:proofErr w:type="spellEnd"/>
        <w:r w:rsidR="005818A7">
          <w:rPr>
            <w:sz w:val="20"/>
          </w:rPr>
          <w:t xml:space="preserve"> </w:t>
        </w:r>
      </w:ins>
      <w:r>
        <w:rPr>
          <w:sz w:val="20"/>
        </w:rPr>
        <w:t>pyrosequencing</w:t>
      </w:r>
      <w:del w:id="34" w:author="Einar" w:date="2023-05-13T13:33:00Z">
        <w:r w:rsidDel="005818A7">
          <w:rPr>
            <w:sz w:val="20"/>
          </w:rPr>
          <w:delText>,</w:delText>
        </w:r>
      </w:del>
      <w:r>
        <w:rPr>
          <w:sz w:val="20"/>
        </w:rPr>
        <w:t xml:space="preserve"> or methylation bead-array, providing high-confidence results within a few hours of sequencing</w:t>
      </w:r>
      <w:ins w:id="35" w:author="Einar" w:date="2023-05-13T13:33:00Z">
        <w:r w:rsidR="005818A7">
          <w:rPr>
            <w:sz w:val="20"/>
          </w:rPr>
          <w:t xml:space="preserve"> while allowing for single or multiplex runs</w:t>
        </w:r>
      </w:ins>
      <w:r>
        <w:rPr>
          <w:sz w:val="20"/>
        </w:rPr>
        <w:t xml:space="preserve">. The extension of the analysis to all of the 98 </w:t>
      </w:r>
      <w:proofErr w:type="spellStart"/>
      <w:r>
        <w:rPr>
          <w:sz w:val="20"/>
        </w:rPr>
        <w:t>CpGs</w:t>
      </w:r>
      <w:proofErr w:type="spellEnd"/>
      <w:r>
        <w:rPr>
          <w:sz w:val="20"/>
        </w:rPr>
        <w:t xml:space="preserve"> of the </w:t>
      </w:r>
      <w:proofErr w:type="spellStart"/>
      <w:r>
        <w:rPr>
          <w:sz w:val="20"/>
        </w:rPr>
        <w:t>CpG</w:t>
      </w:r>
      <w:proofErr w:type="spellEnd"/>
      <w:r>
        <w:rPr>
          <w:sz w:val="20"/>
        </w:rPr>
        <w:t xml:space="preserve"> </w:t>
      </w:r>
      <w:proofErr w:type="gramStart"/>
      <w:r>
        <w:rPr>
          <w:sz w:val="20"/>
        </w:rPr>
        <w:t>island</w:t>
      </w:r>
      <w:proofErr w:type="gramEnd"/>
      <w:r>
        <w:rPr>
          <w:sz w:val="20"/>
        </w:rPr>
        <w:t xml:space="preserve"> of the MGMT promoter region results in a complete picture of the investigated MGMT region, which potentially enables further exploration of the correlation between methylation status and additional clinical parameters. However, for full replacement of standard diagnostic methods such as pyrosequencing analysis, further studies need to be performed using nanopore sequencing to refine the treatment relevant sites and cut-off levels for methylation.</w:t>
      </w:r>
    </w:p>
    <w:p w14:paraId="5B906B61" w14:textId="77777777" w:rsidR="00DA2B11" w:rsidRDefault="004C3EA9">
      <w:pPr>
        <w:spacing w:after="568" w:line="402" w:lineRule="auto"/>
        <w:ind w:left="530" w:right="1055" w:firstLine="299"/>
      </w:pPr>
      <w:r>
        <w:rPr>
          <w:b/>
          <w:sz w:val="20"/>
        </w:rPr>
        <w:t xml:space="preserve">Keywords: </w:t>
      </w:r>
      <w:r>
        <w:rPr>
          <w:sz w:val="20"/>
        </w:rPr>
        <w:t>MGMT promoter methylation, Nanopore sequencing, CRISPR/Cas9, Glioblastoma</w:t>
      </w:r>
    </w:p>
    <w:p w14:paraId="4E744021" w14:textId="77777777" w:rsidR="00DA2B11" w:rsidRDefault="004C3EA9">
      <w:pPr>
        <w:pStyle w:val="Heading1"/>
        <w:ind w:left="-5"/>
      </w:pPr>
      <w:r>
        <w:t>Introduction</w:t>
      </w:r>
    </w:p>
    <w:p w14:paraId="5CCD0E4C" w14:textId="77777777" w:rsidR="00DA2B11" w:rsidRDefault="004C3EA9">
      <w:pPr>
        <w:ind w:left="-5"/>
      </w:pPr>
      <w:r>
        <w:t xml:space="preserve">Glioblastoma multiforme (GBM) is the most common and most aggressive type of primary malignant brain </w:t>
      </w:r>
      <w:proofErr w:type="spellStart"/>
      <w:r>
        <w:t>tumor</w:t>
      </w:r>
      <w:proofErr w:type="spellEnd"/>
      <w:r>
        <w:t xml:space="preserve"> in adults [</w:t>
      </w:r>
      <w:proofErr w:type="spellStart"/>
      <w:r>
        <w:rPr>
          <w:color w:val="0000FF"/>
        </w:rPr>
        <w:t>Ostrom</w:t>
      </w:r>
      <w:proofErr w:type="spellEnd"/>
      <w:r>
        <w:rPr>
          <w:color w:val="0000FF"/>
        </w:rPr>
        <w:t xml:space="preserve"> et al., 2020</w:t>
      </w:r>
      <w:r>
        <w:t>] with a median survival of about 15 years [</w:t>
      </w:r>
      <w:r>
        <w:rPr>
          <w:color w:val="0000FF"/>
        </w:rPr>
        <w:t>Stupp et al., 2017</w:t>
      </w:r>
      <w:r>
        <w:t xml:space="preserve">]. Standard treatment for GBM involves surgical resection of the </w:t>
      </w:r>
      <w:proofErr w:type="spellStart"/>
      <w:r>
        <w:t>tumor</w:t>
      </w:r>
      <w:proofErr w:type="spellEnd"/>
      <w:r>
        <w:t xml:space="preserve"> followed by a combination of radiation and chemotherapy. Temozolomide (TMZ) is a chemotherapy drug that has been shown to improve the outcome in a subset of GBM patients when used in combination with radiotherapy [</w:t>
      </w:r>
      <w:r>
        <w:rPr>
          <w:color w:val="0000FF"/>
        </w:rPr>
        <w:t>Stupp et al., 2009</w:t>
      </w:r>
      <w:r>
        <w:t>]. It is an alkylating agent that induces DNA damage by methylation of O-6 guanidine residues in dividing cells, leading to DNA damage and apoptosis [</w:t>
      </w:r>
      <w:r>
        <w:rPr>
          <w:color w:val="0000FF"/>
        </w:rPr>
        <w:t>Zhang et al., 2011</w:t>
      </w:r>
      <w:r>
        <w:t>]. Despite its potential benefits, TMZ can cause a range of side effects and should therefore be limited to patients that may benefit from it and withheld from patients that most likely will only experience the side effects without any improvement in survival [</w:t>
      </w:r>
      <w:proofErr w:type="spellStart"/>
      <w:r>
        <w:rPr>
          <w:color w:val="0000FF"/>
        </w:rPr>
        <w:t>Hegi</w:t>
      </w:r>
      <w:proofErr w:type="spellEnd"/>
      <w:r>
        <w:rPr>
          <w:color w:val="0000FF"/>
        </w:rPr>
        <w:t xml:space="preserve"> and </w:t>
      </w:r>
      <w:proofErr w:type="spellStart"/>
      <w:r>
        <w:rPr>
          <w:color w:val="0000FF"/>
        </w:rPr>
        <w:t>Ichimura</w:t>
      </w:r>
      <w:proofErr w:type="spellEnd"/>
      <w:r>
        <w:rPr>
          <w:color w:val="0000FF"/>
        </w:rPr>
        <w:t>, 2021</w:t>
      </w:r>
      <w:r>
        <w:t>]. The effects of TMZ are countered by the DNA repair protein O-6 methylguanine DNA methyltransferase (MGMT). MGMT expression is regulated via methylation of the promoter region [</w:t>
      </w:r>
      <w:proofErr w:type="spellStart"/>
      <w:r>
        <w:rPr>
          <w:color w:val="0000FF"/>
        </w:rPr>
        <w:t>Nakagawachi</w:t>
      </w:r>
      <w:proofErr w:type="spellEnd"/>
      <w:r>
        <w:rPr>
          <w:color w:val="0000FF"/>
        </w:rPr>
        <w:t xml:space="preserve"> et al., 2003</w:t>
      </w:r>
      <w:r>
        <w:t>]. The presence of MGMT promoter methylation has been associated with increased survival in glioblastoma patients treated with temozolomide and radiation therapy [</w:t>
      </w:r>
      <w:proofErr w:type="spellStart"/>
      <w:r>
        <w:rPr>
          <w:color w:val="0000FF"/>
        </w:rPr>
        <w:t>Hegi</w:t>
      </w:r>
      <w:proofErr w:type="spellEnd"/>
      <w:r>
        <w:rPr>
          <w:color w:val="0000FF"/>
        </w:rPr>
        <w:t xml:space="preserve"> et al., 2019</w:t>
      </w:r>
      <w:r>
        <w:t xml:space="preserve">]. Methylation of the MGMT promoter is believed to silence its expression, thereby increasing sensitivity of GBM </w:t>
      </w:r>
      <w:proofErr w:type="spellStart"/>
      <w:r>
        <w:t>tumor</w:t>
      </w:r>
      <w:proofErr w:type="spellEnd"/>
      <w:r>
        <w:t xml:space="preserve"> cells to TMZ. MGMT promoter methylation status is therefore an important factor for the management and treatment of GBM [</w:t>
      </w:r>
      <w:proofErr w:type="spellStart"/>
      <w:r>
        <w:rPr>
          <w:color w:val="0000FF"/>
        </w:rPr>
        <w:t>Christmann</w:t>
      </w:r>
      <w:proofErr w:type="spellEnd"/>
      <w:r>
        <w:rPr>
          <w:color w:val="0000FF"/>
        </w:rPr>
        <w:t xml:space="preserve"> et al., 2011</w:t>
      </w:r>
      <w:r>
        <w:t>].</w:t>
      </w:r>
    </w:p>
    <w:p w14:paraId="41AA716C" w14:textId="77777777" w:rsidR="00DA2B11" w:rsidRDefault="004C3EA9">
      <w:pPr>
        <w:spacing w:after="954"/>
        <w:ind w:left="-5"/>
      </w:pPr>
      <w:r>
        <w:t xml:space="preserve">Pyrosequencing is a commonly used method to detect MGMT promoter methylation in clinical samples. The </w:t>
      </w:r>
      <w:commentRangeStart w:id="36"/>
      <w:r>
        <w:t xml:space="preserve">Qiagen® </w:t>
      </w:r>
      <w:commentRangeEnd w:id="36"/>
      <w:r w:rsidR="005818A7">
        <w:rPr>
          <w:rStyle w:val="CommentReference"/>
        </w:rPr>
        <w:commentReference w:id="36"/>
      </w:r>
      <w:r>
        <w:t xml:space="preserve">MGMT pyrosequencing kit, which detects methylation on 4 CpG sites (76-79) on the MGMT promoter CpG island, is a common choice in the clinical setting. However, there is neither a clear consensus on the best cut-off point to classify clinically relevant methylated or </w:t>
      </w:r>
      <w:r>
        <w:lastRenderedPageBreak/>
        <w:t>unmethylated samples, nor which method should be used [</w:t>
      </w:r>
      <w:proofErr w:type="spellStart"/>
      <w:r>
        <w:rPr>
          <w:color w:val="0000FF"/>
        </w:rPr>
        <w:t>Brandner</w:t>
      </w:r>
      <w:proofErr w:type="spellEnd"/>
      <w:r>
        <w:rPr>
          <w:color w:val="0000FF"/>
        </w:rPr>
        <w:t xml:space="preserve"> et al., 2021</w:t>
      </w:r>
      <w:r>
        <w:t>]. Standard diagnostic techniques include methylation-specific PCR (MSP), pyrosequencing (PSQ) or methylation bead array [</w:t>
      </w:r>
      <w:r>
        <w:rPr>
          <w:color w:val="0000FF"/>
        </w:rPr>
        <w:t>Johannessen et al., 2018</w:t>
      </w:r>
      <w:r>
        <w:t xml:space="preserve">]. All of these methods rely on </w:t>
      </w:r>
      <w:proofErr w:type="spellStart"/>
      <w:r>
        <w:t>bisulfite</w:t>
      </w:r>
      <w:proofErr w:type="spellEnd"/>
      <w:r>
        <w:t xml:space="preserve"> conversion of native </w:t>
      </w:r>
      <w:proofErr w:type="spellStart"/>
      <w:r>
        <w:t>tumor</w:t>
      </w:r>
      <w:proofErr w:type="spellEnd"/>
      <w:r>
        <w:t xml:space="preserve"> DNA prior to analysis and only include a fraction of the 98 potentially relevant CpG sites in the CpG island of MGMT [</w:t>
      </w:r>
      <w:r>
        <w:rPr>
          <w:color w:val="0000FF"/>
        </w:rPr>
        <w:t>Malley et al., 2011</w:t>
      </w:r>
      <w:r>
        <w:t>]. In recent years, advances in sequencing technology have allowed for more sensitive and accurate detection of DNA methylation. Nanopore sequencing, which uses a nanopore-based sensor to detect changes in electrical current as nucleic acids (DNA or RNA) pass through the pore, has the ability to detect epigenetic modifications, such as methylation, directly from the signal [</w:t>
      </w:r>
      <w:r>
        <w:rPr>
          <w:color w:val="0000FF"/>
        </w:rPr>
        <w:t>Jain et al., 2016</w:t>
      </w:r>
      <w:r>
        <w:t xml:space="preserve">]. Due to the long-read nature of nanopore sequencing, it also affords methylation analysis of far longer sequences than either MSP or pyrosequencing. Consequently, nanopore sequencing offers an overview of the methylation status of all </w:t>
      </w:r>
      <w:proofErr w:type="spellStart"/>
      <w:r>
        <w:t>CpGs</w:t>
      </w:r>
      <w:proofErr w:type="spellEnd"/>
      <w:r>
        <w:t xml:space="preserve"> of the MGMT CpG-island including the promoter region, using native genomic DNA without </w:t>
      </w:r>
      <w:proofErr w:type="spellStart"/>
      <w:r>
        <w:t>bisulfite</w:t>
      </w:r>
      <w:proofErr w:type="spellEnd"/>
      <w:r>
        <w:t xml:space="preserve"> conversion, which can be both time and cost efficient in a clinical setting [</w:t>
      </w:r>
      <w:r>
        <w:rPr>
          <w:color w:val="0000FF"/>
        </w:rPr>
        <w:t>Laver et al., 2015</w:t>
      </w:r>
      <w:r>
        <w:t xml:space="preserve">]. In this study, we compared the results of nanopore sequencing of the promoter region of MGMT of 148 central nervous system (CNS) </w:t>
      </w:r>
      <w:proofErr w:type="spellStart"/>
      <w:r>
        <w:t>tumors</w:t>
      </w:r>
      <w:proofErr w:type="spellEnd"/>
      <w:r>
        <w:t>, including 91 GBMs, with results obtained from standard diagnostic methods comprising pyrosequencing or Illumina 850K bead array.</w:t>
      </w:r>
    </w:p>
    <w:p w14:paraId="42CE00B8" w14:textId="77777777" w:rsidR="00DA2B11" w:rsidRDefault="004C3EA9">
      <w:pPr>
        <w:pStyle w:val="Heading1"/>
        <w:ind w:left="-5"/>
      </w:pPr>
      <w:r>
        <w:t>Materials and Methods</w:t>
      </w:r>
    </w:p>
    <w:p w14:paraId="73FE6D6E" w14:textId="77777777" w:rsidR="00DA2B11" w:rsidRDefault="004C3EA9">
      <w:pPr>
        <w:pStyle w:val="Heading2"/>
        <w:ind w:left="-5"/>
      </w:pPr>
      <w:r>
        <w:t>Patients and samples</w:t>
      </w:r>
    </w:p>
    <w:p w14:paraId="02B905F5" w14:textId="35D510D6" w:rsidR="00DA2B11" w:rsidRDefault="004C3EA9">
      <w:pPr>
        <w:ind w:left="-5"/>
      </w:pPr>
      <w:r>
        <w:t xml:space="preserve">Samples from three independent cohorts were included into this study; 1) Retrospective analysis of DNA from 68 CNS </w:t>
      </w:r>
      <w:proofErr w:type="spellStart"/>
      <w:r>
        <w:t>tumor</w:t>
      </w:r>
      <w:proofErr w:type="spellEnd"/>
      <w:r>
        <w:t xml:space="preserve"> samples provided by the Institute for Cancer Genetics and Informatics, Oslo University Hospital, screened for MGMT promoter methylation using the Qiagen® MGMT pyrosequencing kit (MGMT pyro kit). These samples are referred to </w:t>
      </w:r>
      <w:proofErr w:type="gramStart"/>
      <w:r>
        <w:t xml:space="preserve">as </w:t>
      </w:r>
      <w:commentRangeStart w:id="37"/>
      <w:r>
        <w:t>”</w:t>
      </w:r>
      <w:proofErr w:type="gramEnd"/>
      <w:del w:id="38" w:author="Einar" w:date="2023-05-13T13:37:00Z">
        <w:r w:rsidDel="005818A7">
          <w:delText>Radium</w:delText>
        </w:r>
      </w:del>
      <w:ins w:id="39" w:author="Einar" w:date="2023-05-13T13:37:00Z">
        <w:r w:rsidR="005818A7">
          <w:t>Retrospective</w:t>
        </w:r>
      </w:ins>
      <w:r>
        <w:t xml:space="preserve">” </w:t>
      </w:r>
      <w:commentRangeEnd w:id="37"/>
      <w:r w:rsidR="005818A7">
        <w:rPr>
          <w:rStyle w:val="CommentReference"/>
        </w:rPr>
        <w:commentReference w:id="37"/>
      </w:r>
      <w:r>
        <w:t>in the study. 2) Retrospective analysis of 67 sequences generated as part of the Rapid-CNS adaptive sampling pipeline [</w:t>
      </w:r>
      <w:r>
        <w:rPr>
          <w:color w:val="0000FF"/>
        </w:rPr>
        <w:t>Patel et al., 2022</w:t>
      </w:r>
      <w:r>
        <w:t xml:space="preserve">] analysed by Illumina® methylation 850K bead array. These samples are referred to </w:t>
      </w:r>
      <w:proofErr w:type="gramStart"/>
      <w:r>
        <w:t>as ”</w:t>
      </w:r>
      <w:proofErr w:type="gramEnd"/>
      <w:r>
        <w:t xml:space="preserve">Rapid-CNS” in the study. 3) DNA extracted from 16 glioma biopsies that were operated at Oslo University Hospital. A separate biopsy derived from paraffin-embedded tissue was analysed with the Qiagen® MGMT pyrosequencing kit at the Dept of Molecular Pathology. These samples are </w:t>
      </w:r>
      <w:proofErr w:type="spellStart"/>
      <w:r>
        <w:t>refered</w:t>
      </w:r>
      <w:proofErr w:type="spellEnd"/>
      <w:r>
        <w:t xml:space="preserve"> to </w:t>
      </w:r>
      <w:proofErr w:type="gramStart"/>
      <w:r>
        <w:t>as ”</w:t>
      </w:r>
      <w:proofErr w:type="gramEnd"/>
      <w:del w:id="40" w:author="Einar" w:date="2023-05-13T13:37:00Z">
        <w:r w:rsidDel="005818A7">
          <w:delText>DenStem</w:delText>
        </w:r>
      </w:del>
      <w:ins w:id="41" w:author="Einar" w:date="2023-05-13T13:37:00Z">
        <w:r w:rsidR="005818A7">
          <w:t>Prospective</w:t>
        </w:r>
      </w:ins>
      <w:r>
        <w:t xml:space="preserve">” in the study. </w:t>
      </w:r>
      <w:r>
        <w:rPr>
          <w:color w:val="0000FF"/>
        </w:rPr>
        <w:t xml:space="preserve">Table 1 </w:t>
      </w:r>
      <w:r>
        <w:t>provides an overview of all samples used in this study.</w:t>
      </w:r>
    </w:p>
    <w:p w14:paraId="0F263830" w14:textId="77777777" w:rsidR="00DA2B11" w:rsidRDefault="004C3EA9">
      <w:pPr>
        <w:spacing w:after="360"/>
        <w:ind w:left="-5"/>
      </w:pPr>
      <w:r>
        <w:lastRenderedPageBreak/>
        <w:t xml:space="preserve">In total, 153 samples from 148 patients were </w:t>
      </w:r>
      <w:proofErr w:type="spellStart"/>
      <w:r>
        <w:t>analyzed</w:t>
      </w:r>
      <w:proofErr w:type="spellEnd"/>
      <w:r>
        <w:t xml:space="preserve"> for MGMT promoter methylation, consisting of 91 GBM samples, 23 IDH-glioma samples, and 12 meningioma samples (Supplementary </w:t>
      </w:r>
      <w:r>
        <w:rPr>
          <w:color w:val="0000FF"/>
        </w:rPr>
        <w:t>Figure 1a</w:t>
      </w:r>
      <w:r>
        <w:t>). Two methods were used to enrich for the region of interest: CRISPR/Cas9 targeted sequencing of the MGMT promoter region [</w:t>
      </w:r>
      <w:r>
        <w:rPr>
          <w:color w:val="0000FF"/>
        </w:rPr>
        <w:t>Wongsurawat et al., 2020</w:t>
      </w:r>
      <w:r>
        <w:t xml:space="preserve">] and adaptive sampling. Cas9 targeted sequencing was applied to 86 samples, 46 of which were run as single samples and 40 that were run as multiplexed groups of five. 67 samples were </w:t>
      </w:r>
      <w:proofErr w:type="spellStart"/>
      <w:r>
        <w:t>analyzed</w:t>
      </w:r>
      <w:proofErr w:type="spellEnd"/>
      <w:r>
        <w:t xml:space="preserve"> as part of an adaptive sampling pipeline.</w:t>
      </w:r>
    </w:p>
    <w:p w14:paraId="4846350C" w14:textId="77777777" w:rsidR="00DA2B11" w:rsidRDefault="004C3EA9">
      <w:pPr>
        <w:pStyle w:val="Heading2"/>
        <w:ind w:left="-5"/>
      </w:pPr>
      <w:r>
        <w:t>Sample preparation and Nanopore sequencing</w:t>
      </w:r>
    </w:p>
    <w:p w14:paraId="486DF343" w14:textId="77777777" w:rsidR="00DA2B11" w:rsidRDefault="004C3EA9">
      <w:pPr>
        <w:ind w:left="-5"/>
      </w:pPr>
      <w:r>
        <w:t xml:space="preserve">Between 10 and 25 mg of fresh/frozen tissue were used to extract genomic DNA (Merck’s </w:t>
      </w:r>
      <w:proofErr w:type="spellStart"/>
      <w:r>
        <w:t>GenElute</w:t>
      </w:r>
      <w:proofErr w:type="spellEnd"/>
      <w:r>
        <w:t xml:space="preserve">™ Mammalian Genomic DNA Miniprep kit) following the manufacturer’s protocol. Purity and concentration of DNA samples was determined using NanoDrop™ One and Qubit™ 4 Fluorometers (Thermo Fischer Scientific). Isolated DNA was stored at -20°C until analysis. Cas9 mediated targeted sequencing was performed with the Cas9 Sequencing Kit (Oxford Nanopore Technologies) according to the manufacturers protocol (version ENR 9084 v109 </w:t>
      </w:r>
      <w:proofErr w:type="spellStart"/>
      <w:r>
        <w:t>revR</w:t>
      </w:r>
      <w:proofErr w:type="spellEnd"/>
      <w:r>
        <w:t xml:space="preserve"> 04Dec2018). Briefly, Cas9 ribonucleoprotein complexes (RNPs) were created by mixing equimolar concentrations (100 µM) of </w:t>
      </w:r>
      <w:proofErr w:type="spellStart"/>
      <w:r>
        <w:t>crispr</w:t>
      </w:r>
      <w:proofErr w:type="spellEnd"/>
      <w:r>
        <w:t xml:space="preserve"> RNA (</w:t>
      </w:r>
      <w:proofErr w:type="spellStart"/>
      <w:r>
        <w:t>crRNA</w:t>
      </w:r>
      <w:proofErr w:type="spellEnd"/>
      <w:r>
        <w:t>) and trans-activating elements (</w:t>
      </w:r>
      <w:proofErr w:type="spellStart"/>
      <w:r>
        <w:t>tracrRNA</w:t>
      </w:r>
      <w:proofErr w:type="spellEnd"/>
      <w:r>
        <w:t xml:space="preserve">) to </w:t>
      </w:r>
      <w:proofErr w:type="spellStart"/>
      <w:r>
        <w:t>HiFi</w:t>
      </w:r>
      <w:proofErr w:type="spellEnd"/>
      <w:r>
        <w:t xml:space="preserve"> Cas9 enzyme (IDT). Dephosphorylated gDNA (2-5 µg) was cleaved and </w:t>
      </w:r>
      <w:proofErr w:type="spellStart"/>
      <w:r>
        <w:t>dA</w:t>
      </w:r>
      <w:proofErr w:type="spellEnd"/>
      <w:r>
        <w:t xml:space="preserve">-tailed with Cas9 RNPs and Taq polymerase. Finally, sequencing adaptors were ligated to the cleaved fragments and the final DNA library was purified with </w:t>
      </w:r>
      <w:proofErr w:type="spellStart"/>
      <w:r>
        <w:t>AMPure</w:t>
      </w:r>
      <w:proofErr w:type="spellEnd"/>
      <w:r>
        <w:t xml:space="preserve"> XP beads (Beckman Coulter). Barcodes were applied to a number of samples to allow multiplexing of five samples based on an experimental protocol from Oxford Nanopore Technologies. Purified DNA libraries were loaded onto R9.4.1. flow cells on MinION Mk1B or Mk1C devices and sequenced for 4-24 hours. Individual flow cells were flushed and re-used up to four times for single samples and twice for multiplexed samples. A minimum pore-count of 300 was deemed sufficient for a single sample, 800 for multiplexed samples. Raw fast5 sequences of all fragments mapping to the MGMT promoter in the Rapid-CNS data were provided for re-analysis.</w:t>
      </w:r>
    </w:p>
    <w:p w14:paraId="3D1A2C61" w14:textId="77777777" w:rsidR="00DA2B11" w:rsidRDefault="004C3EA9">
      <w:pPr>
        <w:pStyle w:val="Heading2"/>
        <w:ind w:left="-5"/>
      </w:pPr>
      <w:r>
        <w:t>Primers</w:t>
      </w:r>
    </w:p>
    <w:p w14:paraId="30255351" w14:textId="77777777" w:rsidR="00DA2B11" w:rsidRDefault="004C3EA9">
      <w:pPr>
        <w:spacing w:after="360"/>
        <w:ind w:left="-5" w:right="80"/>
      </w:pPr>
      <w:r>
        <w:t>All primers were purchased from Integrated DNA Technologies, IDT (Leuven, Belgium). Previously published primers were initially used to target the MGMT promoter [</w:t>
      </w:r>
      <w:r>
        <w:rPr>
          <w:color w:val="0000FF"/>
        </w:rPr>
        <w:t>Wongsurawat et al., 2020</w:t>
      </w:r>
      <w:r>
        <w:t xml:space="preserve">], termed MGMT-left-1 (ATGAGGGGCCCACTAATTGA) and MGMT-right-1 (ACCTGAGTATAGCTCCGTAC), which yielded produced a fragment of 2,522 bp. In order to increase cas9 efficiency and expand the size of the fragment, we added additional crRNA primers: MGMT-left-2 </w:t>
      </w:r>
      <w:r>
        <w:lastRenderedPageBreak/>
        <w:t>(GCCAACCACGTTAGAGACAATGG), MGMT-right-2 (GTACGGAGCTATACTCAGGT), MGMT-right3 (CTGGAATCGCATTCCAGTAGTGG) and MGMT-right-4 (ACTTCGCAAGCATCACAGGTAGG) providing a fragment of 4,800 bp.</w:t>
      </w:r>
    </w:p>
    <w:p w14:paraId="22FA083E" w14:textId="77777777" w:rsidR="00DA2B11" w:rsidRDefault="004C3EA9">
      <w:pPr>
        <w:pStyle w:val="Heading2"/>
        <w:ind w:left="-5"/>
      </w:pPr>
      <w:r>
        <w:t>Data analysis</w:t>
      </w:r>
    </w:p>
    <w:p w14:paraId="6D1B06BE" w14:textId="77777777" w:rsidR="00DA2B11" w:rsidRDefault="004C3EA9">
      <w:pPr>
        <w:spacing w:after="516"/>
        <w:ind w:left="-5"/>
      </w:pPr>
      <w:r>
        <w:t>Raw sequences were base-called, methylation called and mapped (hg19, chromosome 10) using the Megalodon toolbox (version 2.5.0 built on guppy version 6.2.7) from Oxford Nanopore Technologies (</w:t>
      </w:r>
      <w:r>
        <w:rPr>
          <w:color w:val="0000FF"/>
        </w:rPr>
        <w:t>https://github.com/nanoporetech/megalodon</w:t>
      </w:r>
      <w:r>
        <w:t xml:space="preserve">). Methylation percentages of individual CpG sites were compiled using custom scripts in R. All statistical analyses were performed in R (version 4.2.1). The source code and data to reproduce all analyses and figures from this manuscript is available at </w:t>
      </w:r>
      <w:r>
        <w:rPr>
          <w:color w:val="0000FF"/>
        </w:rPr>
        <w:t>https://github.com/SkabbiVML/MGMT_R</w:t>
      </w:r>
      <w:r>
        <w:t>.</w:t>
      </w:r>
    </w:p>
    <w:p w14:paraId="40DE8728" w14:textId="77777777" w:rsidR="00DA2B11" w:rsidRDefault="004C3EA9">
      <w:pPr>
        <w:pStyle w:val="Heading1"/>
        <w:ind w:left="-5"/>
      </w:pPr>
      <w:r>
        <w:t>Results</w:t>
      </w:r>
    </w:p>
    <w:p w14:paraId="33F3E52B" w14:textId="77777777" w:rsidR="00DA2B11" w:rsidRDefault="004C3EA9">
      <w:pPr>
        <w:pStyle w:val="Heading2"/>
        <w:ind w:left="-5"/>
      </w:pPr>
      <w:r>
        <w:t>Data acquisition</w:t>
      </w:r>
    </w:p>
    <w:p w14:paraId="2EAB8215" w14:textId="576388B6" w:rsidR="00DA2B11" w:rsidDel="006663FA" w:rsidRDefault="004C3EA9">
      <w:pPr>
        <w:ind w:left="-5"/>
        <w:rPr>
          <w:del w:id="42" w:author="Einar" w:date="2023-05-13T13:40:00Z"/>
        </w:rPr>
      </w:pPr>
      <w:r>
        <w:t xml:space="preserve">Sequence depth of the MGMT promoter region in the samples varied based on method, sequencing time, and DNA and flow-cell quality. Single sample runs produced on average more sequences in the region of interest (mean = 92.1, median = 33) than barcoded runs (mean = 17.2, median = 12) and adaptive sampling (mean = 18.7, median = 15) (Supplementary </w:t>
      </w:r>
      <w:r>
        <w:rPr>
          <w:b/>
        </w:rPr>
        <w:t>Figure 1</w:t>
      </w:r>
      <w:r>
        <w:t>). No bias in sequencing depth was observed between methylated and unmethylated samples across Cas9 targeted samples, either single or multiplexed. However, a slight but statistically significant difference in sequence depth was observed between methylated (mean = 23.6, median = 21) and unmethylated (mean = 16.5, median = 15) samples evaluated by adaptive sampling</w:t>
      </w:r>
      <w:ins w:id="43" w:author="Einar" w:date="2023-05-13T13:40:00Z">
        <w:r w:rsidR="006663FA">
          <w:t xml:space="preserve"> </w:t>
        </w:r>
      </w:ins>
    </w:p>
    <w:p w14:paraId="04AA22D8" w14:textId="77777777" w:rsidR="00DA2B11" w:rsidRDefault="004C3EA9" w:rsidP="006663FA">
      <w:pPr>
        <w:ind w:left="-5"/>
        <w:rPr>
          <w:ins w:id="44" w:author="Einar" w:date="2023-05-13T13:40:00Z"/>
        </w:rPr>
      </w:pPr>
      <w:r>
        <w:t>(p=0.021).</w:t>
      </w:r>
    </w:p>
    <w:p w14:paraId="62DBCCBA" w14:textId="77777777" w:rsidR="006663FA" w:rsidRDefault="006663FA">
      <w:pPr>
        <w:ind w:left="-5"/>
        <w:pPrChange w:id="45" w:author="Einar" w:date="2023-05-13T13:40:00Z">
          <w:pPr>
            <w:spacing w:line="259" w:lineRule="auto"/>
            <w:ind w:left="-5" w:right="0"/>
          </w:pPr>
        </w:pPrChange>
      </w:pPr>
    </w:p>
    <w:p w14:paraId="0E076953" w14:textId="77777777" w:rsidR="00DA2B11" w:rsidRDefault="004C3EA9">
      <w:pPr>
        <w:pStyle w:val="Heading2"/>
        <w:ind w:left="-5"/>
      </w:pPr>
      <w:r>
        <w:t>Nanopore Sequencing versus Pyrosequencing of the MGMT Promoter</w:t>
      </w:r>
    </w:p>
    <w:p w14:paraId="4D60591D" w14:textId="18DCA28C" w:rsidR="00DA2B11" w:rsidRDefault="004C3EA9">
      <w:pPr>
        <w:spacing w:after="130"/>
        <w:ind w:left="-5"/>
      </w:pPr>
      <w:r>
        <w:t>A subset of samples (</w:t>
      </w:r>
      <w:del w:id="46" w:author="Einar" w:date="2023-05-13T13:46:00Z">
        <w:r w:rsidDel="006663FA">
          <w:delText>Radium samples</w:delText>
        </w:r>
      </w:del>
      <w:ins w:id="47" w:author="Einar" w:date="2023-05-13T13:46:00Z">
        <w:r w:rsidR="006663FA">
          <w:t>retrospective cohort</w:t>
        </w:r>
      </w:ins>
      <w:r>
        <w:t xml:space="preserve">, n=68) was </w:t>
      </w:r>
      <w:proofErr w:type="spellStart"/>
      <w:r>
        <w:t>analyzed</w:t>
      </w:r>
      <w:proofErr w:type="spellEnd"/>
      <w:r>
        <w:t xml:space="preserve"> using the </w:t>
      </w:r>
      <w:proofErr w:type="spellStart"/>
      <w:r>
        <w:t>Qiagen</w:t>
      </w:r>
      <w:proofErr w:type="spellEnd"/>
      <w:r>
        <w:rPr>
          <w:vertAlign w:val="superscript"/>
        </w:rPr>
        <w:t xml:space="preserve">® </w:t>
      </w:r>
      <w:r>
        <w:t xml:space="preserve">MGMT pyrosequencing kit (MGMT pyro kit)), which specifically measures methylation on </w:t>
      </w:r>
      <w:proofErr w:type="spellStart"/>
      <w:r>
        <w:t>CpGs</w:t>
      </w:r>
      <w:proofErr w:type="spellEnd"/>
      <w:r>
        <w:t xml:space="preserve"> 76-79 of the MGMT CpG island. To directly compare the results of nanopore sequencing and MGMT pyro kit, we extracted the methylation results for </w:t>
      </w:r>
      <w:proofErr w:type="spellStart"/>
      <w:r>
        <w:t>CpGs</w:t>
      </w:r>
      <w:proofErr w:type="spellEnd"/>
      <w:r>
        <w:t xml:space="preserve"> 74-79 from the nanopore data and compared them to the methylation values obtained by the MGMT Pyro kit (</w:t>
      </w:r>
      <w:r>
        <w:rPr>
          <w:color w:val="0000FF"/>
        </w:rPr>
        <w:t>Figure 2</w:t>
      </w:r>
      <w:r>
        <w:t xml:space="preserve">). Correlation between the </w:t>
      </w:r>
      <w:r>
        <w:lastRenderedPageBreak/>
        <w:t>methylation values of each overlapping CpG site between nanopore and pyrosequencing ranged from 0.78 to 0.88 (</w:t>
      </w:r>
      <w:r>
        <w:rPr>
          <w:color w:val="0000FF"/>
        </w:rPr>
        <w:t>Figure 2a</w:t>
      </w:r>
      <w:r>
        <w:t>). However, results from the MGMT pyro kit are typically returned as an average methylation percentage of all four CpG sites. When results of nanopore sequencing and the MGMT pyro kit are averaged across the four CpG sites</w:t>
      </w:r>
      <w:ins w:id="48" w:author="Einar" w:date="2023-05-13T13:41:00Z">
        <w:r w:rsidR="006663FA">
          <w:t xml:space="preserve"> the</w:t>
        </w:r>
      </w:ins>
      <w:del w:id="49" w:author="Einar" w:date="2023-05-13T13:41:00Z">
        <w:r w:rsidDel="006663FA">
          <w:delText>,</w:delText>
        </w:r>
      </w:del>
      <w:r>
        <w:t xml:space="preserve"> correlation increased to 0.92 (</w:t>
      </w:r>
      <w:r>
        <w:rPr>
          <w:color w:val="0000FF"/>
        </w:rPr>
        <w:t>Figure 2b</w:t>
      </w:r>
      <w:r>
        <w:t>).</w:t>
      </w:r>
    </w:p>
    <w:p w14:paraId="04477DB6" w14:textId="3209361C" w:rsidR="00DA2B11" w:rsidRDefault="004C3EA9">
      <w:pPr>
        <w:spacing w:after="360"/>
        <w:ind w:left="-5"/>
      </w:pPr>
      <w:r>
        <w:t xml:space="preserve">At Oslo University Hospital, an average methylation of 10% and above using the MGMT pyro kit is </w:t>
      </w:r>
      <w:del w:id="50" w:author="Einar" w:date="2023-05-13T13:41:00Z">
        <w:r w:rsidDel="006663FA">
          <w:delText>considered to be</w:delText>
        </w:r>
      </w:del>
      <w:ins w:id="51" w:author="Einar" w:date="2023-05-13T13:41:00Z">
        <w:r w:rsidR="006663FA">
          <w:t>demonst</w:t>
        </w:r>
      </w:ins>
      <w:ins w:id="52" w:author="Einar" w:date="2023-05-13T13:42:00Z">
        <w:r w:rsidR="006663FA">
          <w:t xml:space="preserve">rated to stratify </w:t>
        </w:r>
      </w:ins>
      <w:ins w:id="53" w:author="Einar" w:date="2023-05-13T13:46:00Z">
        <w:r w:rsidR="006663FA">
          <w:t>patients’</w:t>
        </w:r>
      </w:ins>
      <w:ins w:id="54" w:author="Einar" w:date="2023-05-13T13:42:00Z">
        <w:r w:rsidR="006663FA">
          <w:t xml:space="preserve"> survival</w:t>
        </w:r>
      </w:ins>
      <w:del w:id="55" w:author="Einar" w:date="2023-05-13T13:42:00Z">
        <w:r w:rsidDel="006663FA">
          <w:delText xml:space="preserve"> methylated</w:delText>
        </w:r>
      </w:del>
      <w:r>
        <w:t xml:space="preserve"> [</w:t>
      </w:r>
      <w:r>
        <w:rPr>
          <w:color w:val="0000FF"/>
        </w:rPr>
        <w:t>Johannessen et al., 2018</w:t>
      </w:r>
      <w:r>
        <w:t xml:space="preserve">, </w:t>
      </w:r>
      <w:proofErr w:type="spellStart"/>
      <w:r>
        <w:rPr>
          <w:color w:val="0000FF"/>
        </w:rPr>
        <w:t>Håvik</w:t>
      </w:r>
      <w:proofErr w:type="spellEnd"/>
      <w:r>
        <w:rPr>
          <w:color w:val="0000FF"/>
        </w:rPr>
        <w:t xml:space="preserve"> et al., 2012</w:t>
      </w:r>
      <w:r>
        <w:t xml:space="preserve">]. To compare classification results of nanopore sequencing and the MGMT pyro kit, a 10% average methylation threshold of </w:t>
      </w:r>
      <w:proofErr w:type="spellStart"/>
      <w:r>
        <w:t>CpGs</w:t>
      </w:r>
      <w:proofErr w:type="spellEnd"/>
      <w:r>
        <w:t xml:space="preserve"> 76-79 was applied to the nanopore data to re-classify MGMT methylated versus unmethylated samples (</w:t>
      </w:r>
      <w:r>
        <w:rPr>
          <w:color w:val="0000FF"/>
        </w:rPr>
        <w:t>Figure 2c</w:t>
      </w:r>
      <w:r>
        <w:t>). A 91% concordance rate was observed between the two methods (62 out of 68 samples) (</w:t>
      </w:r>
      <w:r>
        <w:rPr>
          <w:color w:val="0000FF"/>
        </w:rPr>
        <w:t>Figure 2d</w:t>
      </w:r>
      <w:r>
        <w:t>). Notably, discordant results between nanopore sequencing and the MGMT pyro kit were in all cases classified as methylated by nanopore sequencing but unmethylated by pyrosequencing.</w:t>
      </w:r>
      <w:ins w:id="56" w:author="Einar" w:date="2023-05-13T13:43:00Z">
        <w:r w:rsidR="006663FA">
          <w:t xml:space="preserve"> </w:t>
        </w:r>
      </w:ins>
      <w:ins w:id="57" w:author="Einar" w:date="2023-05-13T13:44:00Z">
        <w:r w:rsidR="006663FA">
          <w:t>Of importance is that f</w:t>
        </w:r>
      </w:ins>
      <w:ins w:id="58" w:author="Einar" w:date="2023-05-13T13:43:00Z">
        <w:r w:rsidR="006663FA">
          <w:t>or these samples the pyro- and sequencing were based on formalin-fixed and frozen tissue</w:t>
        </w:r>
      </w:ins>
      <w:ins w:id="59" w:author="Einar" w:date="2023-05-13T13:44:00Z">
        <w:r w:rsidR="006663FA">
          <w:t>, accordingly.</w:t>
        </w:r>
      </w:ins>
    </w:p>
    <w:p w14:paraId="45AE703B" w14:textId="77777777" w:rsidR="00DA2B11" w:rsidRDefault="004C3EA9">
      <w:pPr>
        <w:pStyle w:val="Heading2"/>
        <w:spacing w:after="133" w:line="391" w:lineRule="auto"/>
        <w:ind w:left="-5"/>
      </w:pPr>
      <w:r>
        <w:t>Nanopore sequencing versus STP27 and cumulative number of methylated CpG sites</w:t>
      </w:r>
    </w:p>
    <w:p w14:paraId="50145B5A" w14:textId="55FAAE82" w:rsidR="00DA2B11" w:rsidRDefault="004C3EA9">
      <w:pPr>
        <w:spacing w:after="113"/>
        <w:ind w:left="-5" w:right="170"/>
      </w:pPr>
      <w:proofErr w:type="spellStart"/>
      <w:r>
        <w:t>Illumina</w:t>
      </w:r>
      <w:proofErr w:type="spellEnd"/>
      <w:r>
        <w:rPr>
          <w:vertAlign w:val="superscript"/>
        </w:rPr>
        <w:t xml:space="preserve">® </w:t>
      </w:r>
      <w:r>
        <w:t xml:space="preserve">Human Methylation </w:t>
      </w:r>
      <w:proofErr w:type="spellStart"/>
      <w:r>
        <w:t>BeadChips</w:t>
      </w:r>
      <w:proofErr w:type="spellEnd"/>
      <w:r>
        <w:t xml:space="preserve"> (HM-27K, HM-450K, and HM-850K) are microarray-based platforms used to investigate DNA methylation patterns in human </w:t>
      </w:r>
      <w:proofErr w:type="spellStart"/>
      <w:r>
        <w:t>tumor</w:t>
      </w:r>
      <w:proofErr w:type="spellEnd"/>
      <w:r>
        <w:t xml:space="preserve"> samples. Despite detecting the methylation status of tens to hundreds of thousands of CpG sites, these platforms only cover a fraction of the approximately 30 million CpG sites in the human genome. To predict the clinically relevant methylation status of the MGMT promoter, a regression model called </w:t>
      </w:r>
      <w:r>
        <w:rPr>
          <w:i/>
        </w:rPr>
        <w:t xml:space="preserve">MGMT STP-27 </w:t>
      </w:r>
      <w:r>
        <w:t xml:space="preserve">has been developed. This model uses the methylation status of two array probes, cg12434587 (CpG 31) and cg12981137 (CpG84), as reported by </w:t>
      </w:r>
      <w:proofErr w:type="spellStart"/>
      <w:r>
        <w:rPr>
          <w:i/>
        </w:rPr>
        <w:t>Bady</w:t>
      </w:r>
      <w:proofErr w:type="spellEnd"/>
      <w:r>
        <w:rPr>
          <w:i/>
        </w:rPr>
        <w:t xml:space="preserve"> et al. </w:t>
      </w:r>
      <w:r>
        <w:t>[</w:t>
      </w:r>
      <w:proofErr w:type="spellStart"/>
      <w:r>
        <w:rPr>
          <w:color w:val="0000FF"/>
        </w:rPr>
        <w:t>Bady</w:t>
      </w:r>
      <w:proofErr w:type="spellEnd"/>
      <w:r>
        <w:rPr>
          <w:color w:val="0000FF"/>
        </w:rPr>
        <w:t xml:space="preserve"> et al., 2012</w:t>
      </w:r>
      <w:r>
        <w:t xml:space="preserve">, </w:t>
      </w:r>
      <w:proofErr w:type="spellStart"/>
      <w:r>
        <w:rPr>
          <w:color w:val="0000FF"/>
        </w:rPr>
        <w:t>Bady</w:t>
      </w:r>
      <w:proofErr w:type="spellEnd"/>
      <w:r>
        <w:rPr>
          <w:color w:val="0000FF"/>
        </w:rPr>
        <w:t xml:space="preserve"> et al., 2016</w:t>
      </w:r>
      <w:r>
        <w:t>].</w:t>
      </w:r>
    </w:p>
    <w:p w14:paraId="38017652" w14:textId="77777777" w:rsidR="00DA2B11" w:rsidRDefault="004C3EA9">
      <w:pPr>
        <w:spacing w:after="135" w:line="416" w:lineRule="auto"/>
        <w:ind w:left="0" w:right="0" w:firstLine="0"/>
        <w:jc w:val="left"/>
      </w:pPr>
      <w:r>
        <w:t xml:space="preserve">The samples of the Rapid-CNS study (n=67) were </w:t>
      </w:r>
      <w:proofErr w:type="spellStart"/>
      <w:r>
        <w:t>analyzed</w:t>
      </w:r>
      <w:proofErr w:type="spellEnd"/>
      <w:r>
        <w:t xml:space="preserve"> by </w:t>
      </w:r>
      <w:proofErr w:type="spellStart"/>
      <w:r>
        <w:t>Illumina</w:t>
      </w:r>
      <w:proofErr w:type="spellEnd"/>
      <w:r>
        <w:rPr>
          <w:vertAlign w:val="superscript"/>
        </w:rPr>
        <w:t xml:space="preserve">® </w:t>
      </w:r>
      <w:r>
        <w:t>HM-850K EPIC array in addition to nanopore sequencing and ground truth methylation status derived from the STP-27 classifier. In order to compare nanopore sequencing results to the MGMT STP-27 classifier results, the two CpG sites represented in the MGMT STP-27 algorithm were extracted from the methylation percentage values plotted against each other (</w:t>
      </w:r>
      <w:r>
        <w:rPr>
          <w:color w:val="0000FF"/>
        </w:rPr>
        <w:t>Figure 3a</w:t>
      </w:r>
      <w:r>
        <w:t xml:space="preserve">). Methylated and unmethylated samples of the Rapid-CNS cohort could be separated with 95% accuracy (64 of 67) by an average methylation threshold of 12,5% of </w:t>
      </w:r>
      <w:proofErr w:type="spellStart"/>
      <w:r>
        <w:t>CpGs</w:t>
      </w:r>
      <w:proofErr w:type="spellEnd"/>
      <w:r>
        <w:t xml:space="preserve"> 31 and 84 (</w:t>
      </w:r>
      <w:r>
        <w:rPr>
          <w:color w:val="0000FF"/>
        </w:rPr>
        <w:t xml:space="preserve">Figure 3b </w:t>
      </w:r>
      <w:r>
        <w:t>and c).</w:t>
      </w:r>
    </w:p>
    <w:p w14:paraId="2B24ED79" w14:textId="27EB241E" w:rsidR="00DA2B11" w:rsidRDefault="004C3EA9">
      <w:pPr>
        <w:spacing w:after="358"/>
        <w:ind w:left="-5"/>
      </w:pPr>
      <w:r>
        <w:t xml:space="preserve">Both the MGMTR pyro kit and the MGMT STP-27 approach are based on a very limited number of CpG sites to infer the clinically relevant methylation status of the whole MGMT promoter region. </w:t>
      </w:r>
      <w:r>
        <w:lastRenderedPageBreak/>
        <w:t xml:space="preserve">Recently, </w:t>
      </w:r>
      <w:proofErr w:type="spellStart"/>
      <w:r>
        <w:t>Siller</w:t>
      </w:r>
      <w:proofErr w:type="spellEnd"/>
      <w:r>
        <w:t xml:space="preserve"> et al. proposed a method for GBM patient stratification by counting the methylation of the 25 CpG sites of the second differentially methylated region (DMR2) in the CpG island of MGMT using Sanger </w:t>
      </w:r>
      <w:proofErr w:type="spellStart"/>
      <w:r>
        <w:t>bisulfite</w:t>
      </w:r>
      <w:proofErr w:type="spellEnd"/>
      <w:r>
        <w:t xml:space="preserve"> sequencing [</w:t>
      </w:r>
      <w:proofErr w:type="spellStart"/>
      <w:r>
        <w:rPr>
          <w:color w:val="0000FF"/>
        </w:rPr>
        <w:t>Siller</w:t>
      </w:r>
      <w:proofErr w:type="spellEnd"/>
      <w:r>
        <w:rPr>
          <w:color w:val="0000FF"/>
        </w:rPr>
        <w:t xml:space="preserve"> et al., 2021</w:t>
      </w:r>
      <w:r>
        <w:t xml:space="preserve">]. To re-classify the </w:t>
      </w:r>
      <w:del w:id="60" w:author="Einar" w:date="2023-05-13T13:47:00Z">
        <w:r w:rsidDel="006663FA">
          <w:delText xml:space="preserve">Radium </w:delText>
        </w:r>
      </w:del>
      <w:ins w:id="61" w:author="Einar" w:date="2023-05-13T13:47:00Z">
        <w:r w:rsidR="006663FA">
          <w:t xml:space="preserve">retrospective </w:t>
        </w:r>
      </w:ins>
      <w:r>
        <w:t xml:space="preserve">and Rapid-CNS samples according to the </w:t>
      </w:r>
      <w:proofErr w:type="spellStart"/>
      <w:r>
        <w:t>Siller</w:t>
      </w:r>
      <w:proofErr w:type="spellEnd"/>
      <w:r>
        <w:t xml:space="preserve"> et al. criteria, the results of nanopore sequencing were binarized by applying a methylation cut-off of 10% to each CpG site </w:t>
      </w:r>
      <w:commentRangeStart w:id="62"/>
      <w:del w:id="63" w:author="Einar" w:date="2023-05-13T13:48:00Z">
        <w:r w:rsidDel="006663FA">
          <w:delText>(≥ 10% methylation = methylated, &lt; 10% methylation = unmethylated</w:delText>
        </w:r>
        <w:commentRangeEnd w:id="62"/>
        <w:r w:rsidR="006663FA" w:rsidDel="006663FA">
          <w:rPr>
            <w:rStyle w:val="CommentReference"/>
          </w:rPr>
          <w:commentReference w:id="62"/>
        </w:r>
        <w:r w:rsidDel="006663FA">
          <w:delText xml:space="preserve">) </w:delText>
        </w:r>
      </w:del>
      <w:r>
        <w:t xml:space="preserve">and summarized the counts in DMR2. A nearly complete separation of methylated and unmethylated samples was observed when a cut-off threshold of </w:t>
      </w:r>
      <w:r>
        <w:rPr>
          <w:rFonts w:ascii="Cambria" w:eastAsia="Cambria" w:hAnsi="Cambria" w:cs="Cambria"/>
        </w:rPr>
        <w:t xml:space="preserve">≥ </w:t>
      </w:r>
      <w:r>
        <w:t>15 methylated CpG sites was applied (</w:t>
      </w:r>
      <w:r>
        <w:rPr>
          <w:color w:val="0000FF"/>
        </w:rPr>
        <w:t>Figure 4a</w:t>
      </w:r>
      <w:r>
        <w:t>). Finally, we examined if average methylation of all CpG sites within the MGMT promoter CpG island could re-classify the samples according to their ground truth (</w:t>
      </w:r>
      <w:r>
        <w:rPr>
          <w:color w:val="0000FF"/>
        </w:rPr>
        <w:t>Figure 4b</w:t>
      </w:r>
      <w:r>
        <w:t xml:space="preserve">). </w:t>
      </w:r>
      <w:r w:rsidRPr="006663FA">
        <w:rPr>
          <w:highlight w:val="yellow"/>
          <w:rPrChange w:id="64" w:author="Einar" w:date="2023-05-13T13:48:00Z">
            <w:rPr/>
          </w:rPrChange>
        </w:rPr>
        <w:t>[TO BE REPLACED WITH PATEL ET AL MGMT REGRESSION MODEL]</w:t>
      </w:r>
    </w:p>
    <w:p w14:paraId="42B711F3" w14:textId="77777777" w:rsidR="00DA2B11" w:rsidRDefault="004C3EA9">
      <w:pPr>
        <w:pStyle w:val="Heading2"/>
        <w:ind w:left="-5"/>
      </w:pPr>
      <w:r>
        <w:t>Unsupervised clustering of samples based on nanopore sequencing</w:t>
      </w:r>
    </w:p>
    <w:p w14:paraId="04386CB3" w14:textId="77777777" w:rsidR="00DA2B11" w:rsidRDefault="004C3EA9">
      <w:pPr>
        <w:spacing w:before="240"/>
        <w:ind w:left="-5"/>
        <w:pPrChange w:id="65" w:author="Einar" w:date="2023-05-13T13:48:00Z">
          <w:pPr>
            <w:ind w:left="-5"/>
          </w:pPr>
        </w:pPrChange>
      </w:pPr>
      <w:r>
        <w:t xml:space="preserve">Although classification by bisulphite sequencing methods can be recreated to a reasonable degree with nanopore sequencing data, this does not take advantage of other CpG sites within the designated MGMT promoter CpG island or its shelves and shores that may prove to be relevant for MGMT gene expression. To investigate the impact of methylation at CpG sites not covered by above methods, we performed hierarchical clustering of 98 CpG sites on the CpG island and included 7 </w:t>
      </w:r>
      <w:proofErr w:type="spellStart"/>
      <w:r>
        <w:t>CpGs</w:t>
      </w:r>
      <w:proofErr w:type="spellEnd"/>
      <w:r>
        <w:t xml:space="preserve"> upstream and 11 </w:t>
      </w:r>
      <w:proofErr w:type="spellStart"/>
      <w:r>
        <w:t>CpGs</w:t>
      </w:r>
      <w:proofErr w:type="spellEnd"/>
      <w:r>
        <w:t xml:space="preserve"> downstream of the CpG island. Unsupervised hierarchical clustering using Ward’s method reveals two main clusters that largely correspond to the classification into methylated and unmethylated samples by pyrosequencing or methylation bead array (</w:t>
      </w:r>
      <w:r>
        <w:rPr>
          <w:color w:val="0000FF"/>
        </w:rPr>
        <w:t>Figure 5a</w:t>
      </w:r>
      <w:r>
        <w:t>).</w:t>
      </w:r>
    </w:p>
    <w:p w14:paraId="03AEC534" w14:textId="77777777" w:rsidR="00DA2B11" w:rsidRDefault="004C3EA9">
      <w:pPr>
        <w:spacing w:before="240"/>
        <w:ind w:left="-5" w:right="0"/>
        <w:pPrChange w:id="66" w:author="Einar" w:date="2023-05-13T13:48:00Z">
          <w:pPr>
            <w:ind w:left="-5" w:right="0"/>
          </w:pPr>
        </w:pPrChange>
      </w:pPr>
      <w:r>
        <w:t>Unmethylated samples exhibit low methylation levels throughout the CpG island, except for the first 5 CpG sites, which are often methylated. On the other hand, methylated samples show a larger gradient of methylation, with higher levels towards either end of the CpG island. This is further supported by the average methylation percentage of each CpG site in methylated and unmethylated samples (</w:t>
      </w:r>
      <w:r>
        <w:rPr>
          <w:color w:val="0000FF"/>
        </w:rPr>
        <w:t>Figure 5b</w:t>
      </w:r>
      <w:r>
        <w:t xml:space="preserve">), which reveals the biggest differences in methylation occur in </w:t>
      </w:r>
      <w:proofErr w:type="spellStart"/>
      <w:r>
        <w:t>CpGs</w:t>
      </w:r>
      <w:proofErr w:type="spellEnd"/>
      <w:r>
        <w:t xml:space="preserve"> 6 through 15 and 71 through 90. Welch’s two sided t-tests between methylated and unmethylated samples were performed at every CpG site and the results adjusted for multiple testing (Bonferroni method). </w:t>
      </w:r>
      <w:r>
        <w:rPr>
          <w:color w:val="0000FF"/>
        </w:rPr>
        <w:t xml:space="preserve">Figure 5c </w:t>
      </w:r>
      <w:r>
        <w:t>shows the adjusted p-values for every site in the MGMT CpG island and it’s upstream and downstream shores. Interestingly, the lowest p-values are observed at CpG sites 3 through 13 (excluding CpG 6) which far upstream of DMR2.</w:t>
      </w:r>
    </w:p>
    <w:p w14:paraId="62D01BE1" w14:textId="73121036" w:rsidR="00DA2B11" w:rsidRDefault="006663FA">
      <w:pPr>
        <w:spacing w:before="240"/>
        <w:ind w:left="-5"/>
        <w:pPrChange w:id="67" w:author="Einar" w:date="2023-05-13T13:48:00Z">
          <w:pPr>
            <w:ind w:left="-5"/>
          </w:pPr>
        </w:pPrChange>
      </w:pPr>
      <w:ins w:id="68" w:author="Einar" w:date="2023-05-13T13:49:00Z">
        <w:r>
          <w:lastRenderedPageBreak/>
          <w:t xml:space="preserve">Unsupervised </w:t>
        </w:r>
      </w:ins>
      <w:del w:id="69" w:author="Einar" w:date="2023-05-13T13:49:00Z">
        <w:r w:rsidR="004C3EA9" w:rsidDel="006663FA">
          <w:delText>H</w:delText>
        </w:r>
      </w:del>
      <w:ins w:id="70" w:author="Einar" w:date="2023-05-13T13:49:00Z">
        <w:r>
          <w:t>h</w:t>
        </w:r>
      </w:ins>
      <w:r w:rsidR="004C3EA9">
        <w:t>ierarchical clustering places five samples previously classified as methylated with the otherwise unmethylated samples and one unmethylated sample with methylated samples. This pattern of separation is also evident when unsupervised clustering is performed on GBM samples only (</w:t>
      </w:r>
      <w:r w:rsidR="004C3EA9">
        <w:rPr>
          <w:color w:val="0000FF"/>
        </w:rPr>
        <w:t>Figure 6a</w:t>
      </w:r>
      <w:r w:rsidR="004C3EA9">
        <w:t>).</w:t>
      </w:r>
    </w:p>
    <w:p w14:paraId="64CA6539" w14:textId="77777777" w:rsidR="00DA2B11" w:rsidRDefault="004C3EA9">
      <w:pPr>
        <w:spacing w:after="360"/>
        <w:ind w:left="-5"/>
      </w:pPr>
      <w:r>
        <w:t>In addition to the robust separation of samples into clusters that largely correspond to the predetermined methylation status, k-means clustering showed separation of samples in the methylated cluster (</w:t>
      </w:r>
      <w:r>
        <w:rPr>
          <w:color w:val="0000FF"/>
        </w:rPr>
        <w:t>Figure 6b</w:t>
      </w:r>
      <w:r>
        <w:t xml:space="preserve">). Of the 22 samples that cluster with methylated samples, 9 samples fall within what can be described </w:t>
      </w:r>
      <w:proofErr w:type="gramStart"/>
      <w:r>
        <w:t>as ”</w:t>
      </w:r>
      <w:proofErr w:type="gramEnd"/>
      <w:r>
        <w:t>very high methylation” cluster. The functional significance of these clusters remains to be determined.</w:t>
      </w:r>
    </w:p>
    <w:p w14:paraId="439A176B" w14:textId="77777777" w:rsidR="00DA2B11" w:rsidRDefault="004C3EA9">
      <w:pPr>
        <w:pStyle w:val="Heading2"/>
        <w:ind w:left="-5"/>
      </w:pPr>
      <w:r>
        <w:t>Survival Analysis</w:t>
      </w:r>
    </w:p>
    <w:p w14:paraId="09814A4D" w14:textId="44C6E213" w:rsidR="00DA2B11" w:rsidDel="00B6526E" w:rsidRDefault="004C3EA9">
      <w:pPr>
        <w:ind w:left="-5" w:right="0"/>
        <w:rPr>
          <w:del w:id="71" w:author="Einar" w:date="2023-05-13T13:52:00Z"/>
        </w:rPr>
      </w:pPr>
      <w:commentRangeStart w:id="72"/>
      <w:del w:id="73" w:author="Einar" w:date="2023-05-13T13:50:00Z">
        <w:r w:rsidDel="00B6526E">
          <w:delText xml:space="preserve">The methylation status of the MGMT promoter is a well-known predictive factor for the overall and progression-free survival of GBM patients receiving </w:delText>
        </w:r>
      </w:del>
      <w:del w:id="74" w:author="Einar" w:date="2023-05-13T13:49:00Z">
        <w:r w:rsidDel="006663FA">
          <w:delText>Temazolamide</w:delText>
        </w:r>
      </w:del>
      <w:del w:id="75" w:author="Einar" w:date="2023-05-13T13:50:00Z">
        <w:r w:rsidDel="00B6526E">
          <w:delText xml:space="preserve"> treatment [</w:delText>
        </w:r>
        <w:r w:rsidDel="00B6526E">
          <w:rPr>
            <w:color w:val="0000FF"/>
          </w:rPr>
          <w:delText>Dovek et al., 2019</w:delText>
        </w:r>
        <w:r w:rsidDel="00B6526E">
          <w:delText xml:space="preserve">]. </w:delText>
        </w:r>
        <w:commentRangeEnd w:id="72"/>
        <w:r w:rsidR="00B6526E" w:rsidDel="00B6526E">
          <w:rPr>
            <w:rStyle w:val="CommentReference"/>
          </w:rPr>
          <w:commentReference w:id="72"/>
        </w:r>
      </w:del>
      <w:r>
        <w:t>While nanopore methylation profiles were often in agreement with bisulphite sequencing methods, discrepancies were also observed (</w:t>
      </w:r>
      <w:r>
        <w:rPr>
          <w:color w:val="0000FF"/>
        </w:rPr>
        <w:t>Figure 5a</w:t>
      </w:r>
      <w:r>
        <w:t xml:space="preserve">). Therefore, we investigated whether clustering by nanopore sequencing was as effective as the MGMT-pyro kit or EPIC-array for survival prediction. We conducted cas9-targeted nanopore sequencing on 16 additional samples that were simultaneously </w:t>
      </w:r>
      <w:proofErr w:type="spellStart"/>
      <w:r>
        <w:t>analyzed</w:t>
      </w:r>
      <w:proofErr w:type="spellEnd"/>
      <w:r>
        <w:t xml:space="preserve"> by pyrosequencing. In total, we performed survival analysis on 25 </w:t>
      </w:r>
      <w:del w:id="76" w:author="Einar" w:date="2023-05-13T13:51:00Z">
        <w:r w:rsidDel="00B6526E">
          <w:delText xml:space="preserve">primary IDH negative </w:delText>
        </w:r>
      </w:del>
      <w:r>
        <w:t>GBM</w:t>
      </w:r>
      <w:ins w:id="77" w:author="Einar" w:date="2023-05-13T13:51:00Z">
        <w:r w:rsidR="00B6526E">
          <w:t xml:space="preserve">, </w:t>
        </w:r>
        <w:proofErr w:type="spellStart"/>
        <w:r w:rsidR="00B6526E">
          <w:t>IDHwt</w:t>
        </w:r>
      </w:ins>
      <w:proofErr w:type="spellEnd"/>
      <w:r>
        <w:t xml:space="preserve"> patients (11 females, average age 58.4 years and 14 males, average age 62.7 years) </w:t>
      </w:r>
      <w:ins w:id="78" w:author="Einar" w:date="2023-05-13T13:52:00Z">
        <w:r w:rsidR="00B6526E">
          <w:t xml:space="preserve">receiving surgery followed by radiotherapy combined with concomitant and adjuvant temozolomide </w:t>
        </w:r>
      </w:ins>
      <w:r>
        <w:t>where biopsies were classified by both MGMT-pyro kit and cas9-targeted nanopore sequencing (</w:t>
      </w:r>
      <w:r>
        <w:rPr>
          <w:color w:val="0000FF"/>
        </w:rPr>
        <w:t>Table 3</w:t>
      </w:r>
      <w:r>
        <w:t>).</w:t>
      </w:r>
      <w:ins w:id="79" w:author="Einar" w:date="2023-05-13T13:52:00Z">
        <w:r w:rsidR="00B6526E">
          <w:t xml:space="preserve"> </w:t>
        </w:r>
      </w:ins>
    </w:p>
    <w:p w14:paraId="400C2B10" w14:textId="312269F1" w:rsidR="00DA2B11" w:rsidDel="00B6526E" w:rsidRDefault="004C3EA9">
      <w:pPr>
        <w:ind w:left="-5" w:right="0"/>
        <w:rPr>
          <w:del w:id="80" w:author="Einar" w:date="2023-05-13T13:53:00Z"/>
        </w:rPr>
      </w:pPr>
      <w:r>
        <w:t>As expected, Kaplan-Meier survival analysis of patients based on pyrosequencing showed a significantly longer overall survival in patients classified as</w:t>
      </w:r>
      <w:ins w:id="81" w:author="Einar" w:date="2023-05-13T13:53:00Z">
        <w:r w:rsidR="00B6526E">
          <w:t xml:space="preserve"> methylated by pyrosequencing </w:t>
        </w:r>
      </w:ins>
      <w:del w:id="82" w:author="Einar" w:date="2023-05-13T13:53:00Z">
        <w:r w:rsidDel="00B6526E">
          <w:delText xml:space="preserve"> ”Methylated”</w:delText>
        </w:r>
      </w:del>
      <w:r>
        <w:t xml:space="preserve"> (</w:t>
      </w:r>
      <w:r>
        <w:rPr>
          <w:color w:val="0000FF"/>
        </w:rPr>
        <w:t>Figure 7a</w:t>
      </w:r>
      <w:r>
        <w:t>, p=0.0078).</w:t>
      </w:r>
      <w:ins w:id="83" w:author="Einar" w:date="2023-05-13T13:53:00Z">
        <w:r w:rsidR="00B6526E">
          <w:t xml:space="preserve"> </w:t>
        </w:r>
      </w:ins>
    </w:p>
    <w:p w14:paraId="2DDCDC68" w14:textId="4453C8D2" w:rsidR="00DA2B11" w:rsidRDefault="004C3EA9">
      <w:pPr>
        <w:ind w:left="-5" w:right="0"/>
        <w:pPrChange w:id="84" w:author="Einar" w:date="2023-05-13T13:53:00Z">
          <w:pPr>
            <w:spacing w:after="516"/>
            <w:ind w:left="-5"/>
          </w:pPr>
        </w:pPrChange>
      </w:pPr>
      <w:r>
        <w:t>Notably, when patients were classified according to unsupervised clustering by nanopore sequencing (</w:t>
      </w:r>
      <w:r>
        <w:rPr>
          <w:color w:val="0000FF"/>
        </w:rPr>
        <w:t>Figure 7b</w:t>
      </w:r>
      <w:r>
        <w:t xml:space="preserve">), </w:t>
      </w:r>
      <w:ins w:id="85" w:author="Einar" w:date="2023-05-13T13:53:00Z">
        <w:r w:rsidR="00B6526E">
          <w:t xml:space="preserve">a larger dissociation of the survival curves with </w:t>
        </w:r>
      </w:ins>
      <w:r>
        <w:t>significantly longer survival was observed in</w:t>
      </w:r>
      <w:ins w:id="86" w:author="Einar" w:date="2023-05-13T13:54:00Z">
        <w:r w:rsidR="00B6526E">
          <w:t xml:space="preserve"> patients classified as methylated based upon nanopore sequencing</w:t>
        </w:r>
      </w:ins>
      <w:del w:id="87" w:author="Einar" w:date="2023-05-13T13:54:00Z">
        <w:r w:rsidDel="00B6526E">
          <w:delText xml:space="preserve"> ”cluster 2” patients</w:delText>
        </w:r>
      </w:del>
      <w:r>
        <w:t xml:space="preserve"> (p=0.039). Although the sample size is small, our results suggest that classifying patients via nanopore sequencing is equally reliable as classification with the MGMT-pyro kit.</w:t>
      </w:r>
    </w:p>
    <w:p w14:paraId="0D004239" w14:textId="77777777" w:rsidR="00DA2B11" w:rsidRDefault="004C3EA9">
      <w:pPr>
        <w:pStyle w:val="Heading1"/>
        <w:ind w:left="-5"/>
      </w:pPr>
      <w:r>
        <w:lastRenderedPageBreak/>
        <w:t>Discussion</w:t>
      </w:r>
    </w:p>
    <w:p w14:paraId="5DF94046" w14:textId="77777777" w:rsidR="00DA2B11" w:rsidRDefault="004C3EA9">
      <w:pPr>
        <w:ind w:left="-5"/>
      </w:pPr>
      <w:r>
        <w:t xml:space="preserve">In this study we </w:t>
      </w:r>
      <w:proofErr w:type="spellStart"/>
      <w:r>
        <w:t>analyzed</w:t>
      </w:r>
      <w:proofErr w:type="spellEnd"/>
      <w:r>
        <w:t xml:space="preserve"> 145 CNS </w:t>
      </w:r>
      <w:proofErr w:type="spellStart"/>
      <w:r>
        <w:t>tumors</w:t>
      </w:r>
      <w:proofErr w:type="spellEnd"/>
      <w:r>
        <w:t xml:space="preserve"> using targeted nanopore sequencing and compared the results to those acquired by pyrosequencing and methylation bead arrays. We found a 92% correlation between pyrosequencing and nanopore sequencing, but note that samples with low methylation were sometimes overestimated with nanopore sequencing compared to pyrosequencing. Nanopore sequencing was also able to re-create the results of the MGMT STP-27 classifier or Sanger bisulfide sequencing. In addition, nanopore sequencing allowed for the analysis of an additional 94 </w:t>
      </w:r>
      <w:proofErr w:type="spellStart"/>
      <w:r>
        <w:t>CpGs</w:t>
      </w:r>
      <w:proofErr w:type="spellEnd"/>
      <w:r>
        <w:t xml:space="preserve"> in the MGMT promoter region and analysis can be extended both upstream and downstream of the designated CpG island. Unsupervised hierarchical clustering of samples based on nanopore methylation data including 115 </w:t>
      </w:r>
      <w:proofErr w:type="spellStart"/>
      <w:r>
        <w:t>CpGs</w:t>
      </w:r>
      <w:proofErr w:type="spellEnd"/>
      <w:r>
        <w:t xml:space="preserve"> in and adjacent to the MGMT promoter showed clear separation of methylated and unmethylated samples. Finally, we showed that classification of patients by targeted nanopore sequencing of the MGMT promoter yielded results that were comparable to pyrosequencing in Kaplan-Meier survival analysis. To the best of our knowledge, this is the first study to examine all 98 sites with the MGMT promoter CpG </w:t>
      </w:r>
      <w:proofErr w:type="gramStart"/>
      <w:r>
        <w:t xml:space="preserve">island, along with </w:t>
      </w:r>
      <w:proofErr w:type="spellStart"/>
      <w:r>
        <w:t>it’s</w:t>
      </w:r>
      <w:proofErr w:type="spellEnd"/>
      <w:proofErr w:type="gramEnd"/>
      <w:r>
        <w:t xml:space="preserve"> shores in multiple patient biopsies by nanopore sequencing.</w:t>
      </w:r>
    </w:p>
    <w:p w14:paraId="3E23A6C8" w14:textId="1F19DFE3" w:rsidR="00DA2B11" w:rsidRDefault="004C3EA9">
      <w:pPr>
        <w:spacing w:before="240" w:after="131"/>
        <w:ind w:left="-5"/>
        <w:pPrChange w:id="88" w:author="Einar" w:date="2023-05-13T13:55:00Z">
          <w:pPr>
            <w:spacing w:after="131"/>
            <w:ind w:left="-5"/>
          </w:pPr>
        </w:pPrChange>
      </w:pPr>
      <w:r>
        <w:t xml:space="preserve">MGMT promoter methylation by nanopore sequencing has several advantages over conventional techniques. First, nanopore sequencing can detect epigenetic modifications on native DNA, thereby circumventing the need for </w:t>
      </w:r>
      <w:proofErr w:type="spellStart"/>
      <w:r>
        <w:t>bisulfite</w:t>
      </w:r>
      <w:proofErr w:type="spellEnd"/>
      <w:r>
        <w:t xml:space="preserve"> treatment. This saves time and reduces the potential risk of bias introduced by </w:t>
      </w:r>
      <w:proofErr w:type="spellStart"/>
      <w:r>
        <w:t>bisulfite</w:t>
      </w:r>
      <w:proofErr w:type="spellEnd"/>
      <w:r>
        <w:t xml:space="preserve"> treatment that has been shown to </w:t>
      </w:r>
      <w:del w:id="89" w:author="Einar" w:date="2023-05-13T13:55:00Z">
        <w:r w:rsidDel="00B6526E">
          <w:delText>under represent</w:delText>
        </w:r>
      </w:del>
      <w:ins w:id="90" w:author="Einar" w:date="2023-05-13T13:55:00Z">
        <w:r w:rsidR="00B6526E">
          <w:t>underrepresent</w:t>
        </w:r>
      </w:ins>
      <w:r>
        <w:t xml:space="preserve"> densely </w:t>
      </w:r>
      <w:proofErr w:type="spellStart"/>
      <w:r>
        <w:t>hydroxymethylated</w:t>
      </w:r>
      <w:proofErr w:type="spellEnd"/>
      <w:r>
        <w:t xml:space="preserve"> (5hmC) regions [</w:t>
      </w:r>
      <w:r>
        <w:rPr>
          <w:color w:val="0000FF"/>
        </w:rPr>
        <w:t>Huang et al., 2010</w:t>
      </w:r>
      <w:r>
        <w:t>]. This may partly explain the higher estimation of methylation by nanopore sequencing when compared to the MGMT pyro kit, particularly in low methylation samples (</w:t>
      </w:r>
      <w:r>
        <w:rPr>
          <w:color w:val="0000FF"/>
        </w:rPr>
        <w:t>Figure 2</w:t>
      </w:r>
      <w:r>
        <w:t>). Secondly, the long-read nature of nanopore sequencing offers a complete overview of methylation in the MGMT promoter CpG island and can be extended in either direction to include the shores and shelves of the CpG island. Regions outside the DMR2 are neglected by most common assays but have been shown to discriminate the methylation status of GBMs [</w:t>
      </w:r>
      <w:proofErr w:type="spellStart"/>
      <w:r>
        <w:rPr>
          <w:color w:val="0000FF"/>
        </w:rPr>
        <w:t>Tierling</w:t>
      </w:r>
      <w:proofErr w:type="spellEnd"/>
      <w:r>
        <w:rPr>
          <w:color w:val="0000FF"/>
        </w:rPr>
        <w:t xml:space="preserve"> et al., 2022</w:t>
      </w:r>
      <w:r>
        <w:t>]. Third, the methodology of nanopore sequencing is flexible making it possible to</w:t>
      </w:r>
      <w:ins w:id="91" w:author="Einar" w:date="2023-05-13T13:55:00Z">
        <w:r w:rsidR="00B6526E">
          <w:t xml:space="preserve"> run single samples or as mu</w:t>
        </w:r>
      </w:ins>
      <w:ins w:id="92" w:author="Einar" w:date="2023-05-13T13:56:00Z">
        <w:r w:rsidR="00B6526E">
          <w:t>ltiplex analysis. The technology also allows for easy</w:t>
        </w:r>
      </w:ins>
      <w:r>
        <w:t xml:space="preserve"> incorporat</w:t>
      </w:r>
      <w:ins w:id="93" w:author="Einar" w:date="2023-05-13T13:56:00Z">
        <w:r w:rsidR="00B6526E">
          <w:t>ion</w:t>
        </w:r>
      </w:ins>
      <w:del w:id="94" w:author="Einar" w:date="2023-05-13T13:56:00Z">
        <w:r w:rsidDel="00B6526E">
          <w:delText>e MGMT methylation status to</w:delText>
        </w:r>
      </w:del>
      <w:ins w:id="95" w:author="Einar" w:date="2023-05-13T13:56:00Z">
        <w:r w:rsidR="00B6526E">
          <w:t xml:space="preserve"> of other</w:t>
        </w:r>
      </w:ins>
      <w:r>
        <w:t xml:space="preserve"> </w:t>
      </w:r>
      <w:del w:id="96" w:author="Einar" w:date="2023-05-13T13:55:00Z">
        <w:r w:rsidDel="00B6526E">
          <w:delText>asseys</w:delText>
        </w:r>
      </w:del>
      <w:ins w:id="97" w:author="Einar" w:date="2023-05-13T13:55:00Z">
        <w:r w:rsidR="00B6526E">
          <w:t>assays</w:t>
        </w:r>
      </w:ins>
      <w:r>
        <w:t xml:space="preserve"> such as whole genome sequencing, exome sequencing, </w:t>
      </w:r>
      <w:r>
        <w:rPr>
          <w:i/>
        </w:rPr>
        <w:t xml:space="preserve">in silico </w:t>
      </w:r>
      <w:r>
        <w:t>enrichment (adaptive sampling) or cas9 targeted enrichment, either as single samples or multiplexed</w:t>
      </w:r>
      <w:ins w:id="98" w:author="Einar" w:date="2023-05-13T13:56:00Z">
        <w:r w:rsidR="00B6526E">
          <w:t xml:space="preserve"> in addition to MGMT promotor methylation</w:t>
        </w:r>
      </w:ins>
      <w:r>
        <w:t>.</w:t>
      </w:r>
      <w:ins w:id="99" w:author="Einar" w:date="2023-05-13T13:55:00Z">
        <w:r w:rsidR="00B6526E">
          <w:t xml:space="preserve"> </w:t>
        </w:r>
      </w:ins>
    </w:p>
    <w:p w14:paraId="78C208F7" w14:textId="49AC6ABC" w:rsidR="00DA2B11" w:rsidRDefault="004C3EA9">
      <w:pPr>
        <w:spacing w:after="131"/>
        <w:ind w:left="-5"/>
      </w:pPr>
      <w:r>
        <w:lastRenderedPageBreak/>
        <w:t>Ever since MGMT promoter methylation was discovered as a prognostic marker for over-all and progression-free survival in GBM [</w:t>
      </w:r>
      <w:proofErr w:type="spellStart"/>
      <w:r>
        <w:rPr>
          <w:color w:val="0000FF"/>
        </w:rPr>
        <w:t>Hegi</w:t>
      </w:r>
      <w:proofErr w:type="spellEnd"/>
      <w:r>
        <w:rPr>
          <w:color w:val="0000FF"/>
        </w:rPr>
        <w:t xml:space="preserve"> et al., 2005</w:t>
      </w:r>
      <w:r>
        <w:t xml:space="preserve">], there has been an ongoing debate regarding the optimal method and optimal cut-off to determine clinically </w:t>
      </w:r>
      <w:del w:id="100" w:author="Einar" w:date="2023-05-13T13:57:00Z">
        <w:r w:rsidDel="00B6526E">
          <w:delText>significan</w:delText>
        </w:r>
      </w:del>
      <w:ins w:id="101" w:author="Einar" w:date="2023-05-13T13:57:00Z">
        <w:r w:rsidR="00B6526E">
          <w:t>significant</w:t>
        </w:r>
      </w:ins>
      <w:r>
        <w:t xml:space="preserve"> methylation of the MGMT promoter </w:t>
      </w:r>
      <w:r>
        <w:rPr>
          <w:color w:val="0000FF"/>
        </w:rPr>
        <w:t>Table 2</w:t>
      </w:r>
      <w:r>
        <w:t>. Methylation-specific PCR, pyrosequencing and methylation bead arrays are commonly used but when these methods have been directly compared, results have been discordant in up to a third of cases [</w:t>
      </w:r>
      <w:proofErr w:type="spellStart"/>
      <w:r>
        <w:rPr>
          <w:color w:val="0000FF"/>
        </w:rPr>
        <w:t>Tierling</w:t>
      </w:r>
      <w:proofErr w:type="spellEnd"/>
      <w:r>
        <w:rPr>
          <w:color w:val="0000FF"/>
        </w:rPr>
        <w:t xml:space="preserve"> et al., 2022</w:t>
      </w:r>
      <w:r>
        <w:t xml:space="preserve">, </w:t>
      </w:r>
      <w:proofErr w:type="spellStart"/>
      <w:r>
        <w:rPr>
          <w:color w:val="0000FF"/>
        </w:rPr>
        <w:t>Håvik</w:t>
      </w:r>
      <w:proofErr w:type="spellEnd"/>
      <w:r>
        <w:rPr>
          <w:color w:val="0000FF"/>
        </w:rPr>
        <w:t xml:space="preserve"> et al., 2012</w:t>
      </w:r>
      <w:r>
        <w:t xml:space="preserve">, </w:t>
      </w:r>
      <w:r>
        <w:rPr>
          <w:color w:val="0000FF"/>
        </w:rPr>
        <w:t>Johannessen et al., 2018</w:t>
      </w:r>
      <w:r>
        <w:t>]. This is likely due to lack of standardization between CpG sites queried by different methods and different cut-offs applied. A recent meta-analysis including 32 cohorts and 3474 patients could not draw strong conclusions of the optimal CpG sites to query and optimal cut-off to apply [</w:t>
      </w:r>
      <w:proofErr w:type="spellStart"/>
      <w:r>
        <w:rPr>
          <w:color w:val="0000FF"/>
        </w:rPr>
        <w:t>Brandner</w:t>
      </w:r>
      <w:proofErr w:type="spellEnd"/>
      <w:r>
        <w:rPr>
          <w:color w:val="0000FF"/>
        </w:rPr>
        <w:t xml:space="preserve"> et al., 2021</w:t>
      </w:r>
      <w:r>
        <w:t xml:space="preserve">]. The results presented here demonstrate that nanopore sequencing of the MGMT promoter region can largely recreate the results of conventional </w:t>
      </w:r>
      <w:proofErr w:type="spellStart"/>
      <w:r>
        <w:t>bisulfite</w:t>
      </w:r>
      <w:proofErr w:type="spellEnd"/>
      <w:r>
        <w:t xml:space="preserve"> dependant methods (</w:t>
      </w:r>
      <w:r>
        <w:rPr>
          <w:b/>
        </w:rPr>
        <w:t>??</w:t>
      </w:r>
      <w:r>
        <w:t>).</w:t>
      </w:r>
    </w:p>
    <w:p w14:paraId="46DEE26B" w14:textId="77777777" w:rsidR="00DA2B11" w:rsidRDefault="004C3EA9">
      <w:pPr>
        <w:spacing w:after="131"/>
        <w:ind w:left="-5"/>
      </w:pPr>
      <w:r>
        <w:t xml:space="preserve">Unsupervised hierarchical clustering of glioblastoma samples based on nanopore sequencing indicates the presence of one or more sub-groups within the previously defined methylated samples. These groups are defined both by extent and amount of methylation </w:t>
      </w:r>
      <w:r>
        <w:rPr>
          <w:color w:val="0000FF"/>
        </w:rPr>
        <w:t>Figure 6a</w:t>
      </w:r>
      <w:r>
        <w:t>.</w:t>
      </w:r>
    </w:p>
    <w:p w14:paraId="6FA0F1EB" w14:textId="77777777" w:rsidR="00DA2B11" w:rsidRDefault="004C3EA9">
      <w:pPr>
        <w:ind w:left="-5"/>
      </w:pPr>
      <w:r>
        <w:t>We conclude that nanopore sequencing of the MGMT promoter region performs as well or better than standard methods such as pyrosequencing. This is true for both cas9 targeted sequencing of the MGMT promoter and inclusion of the MGMT promoter into an adaptive sequencing panel. Distinct subgroups within both methylated and unmethylated samples were observed via nanopore sequencing although any difference in patient outcome between these clusters has yet to be determined.</w:t>
      </w:r>
    </w:p>
    <w:p w14:paraId="0C6DB66A" w14:textId="77777777" w:rsidR="00DA2B11" w:rsidRDefault="004C3EA9">
      <w:pPr>
        <w:pStyle w:val="Heading1"/>
        <w:ind w:left="-5"/>
      </w:pPr>
      <w:r>
        <w:t>Tables</w:t>
      </w:r>
    </w:p>
    <w:p w14:paraId="67FBC5AA" w14:textId="77777777" w:rsidR="00DA2B11" w:rsidRDefault="004C3EA9">
      <w:pPr>
        <w:spacing w:line="259" w:lineRule="auto"/>
        <w:ind w:left="2017" w:right="0"/>
      </w:pPr>
      <w:r>
        <w:t>Table 1: Summary of samples included in this study.</w:t>
      </w:r>
    </w:p>
    <w:tbl>
      <w:tblPr>
        <w:tblStyle w:val="TableGrid"/>
        <w:tblW w:w="6763" w:type="dxa"/>
        <w:tblInd w:w="1131" w:type="dxa"/>
        <w:tblCellMar>
          <w:top w:w="101" w:type="dxa"/>
          <w:bottom w:w="96" w:type="dxa"/>
          <w:right w:w="115" w:type="dxa"/>
        </w:tblCellMar>
        <w:tblLook w:val="04A0" w:firstRow="1" w:lastRow="0" w:firstColumn="1" w:lastColumn="0" w:noHBand="0" w:noVBand="1"/>
      </w:tblPr>
      <w:tblGrid>
        <w:gridCol w:w="2594"/>
        <w:gridCol w:w="1171"/>
        <w:gridCol w:w="1019"/>
        <w:gridCol w:w="1347"/>
        <w:gridCol w:w="632"/>
      </w:tblGrid>
      <w:tr w:rsidR="00DA2B11" w14:paraId="1EB1804F" w14:textId="77777777">
        <w:trPr>
          <w:trHeight w:val="586"/>
        </w:trPr>
        <w:tc>
          <w:tcPr>
            <w:tcW w:w="2593" w:type="dxa"/>
            <w:tcBorders>
              <w:top w:val="single" w:sz="7" w:space="0" w:color="000000"/>
              <w:left w:val="nil"/>
              <w:bottom w:val="double" w:sz="3" w:space="0" w:color="000000"/>
              <w:right w:val="nil"/>
            </w:tcBorders>
          </w:tcPr>
          <w:p w14:paraId="40DAFDB3" w14:textId="77777777" w:rsidR="00DA2B11" w:rsidRDefault="00DA2B11">
            <w:pPr>
              <w:spacing w:after="160" w:line="259" w:lineRule="auto"/>
              <w:ind w:left="0" w:right="0" w:firstLine="0"/>
              <w:jc w:val="left"/>
            </w:pPr>
          </w:p>
        </w:tc>
        <w:tc>
          <w:tcPr>
            <w:tcW w:w="1171" w:type="dxa"/>
            <w:tcBorders>
              <w:top w:val="single" w:sz="7" w:space="0" w:color="000000"/>
              <w:left w:val="nil"/>
              <w:bottom w:val="double" w:sz="3" w:space="0" w:color="000000"/>
              <w:right w:val="nil"/>
            </w:tcBorders>
            <w:vAlign w:val="bottom"/>
          </w:tcPr>
          <w:p w14:paraId="2C4387EE" w14:textId="77777777" w:rsidR="00DA2B11" w:rsidRDefault="004C3EA9">
            <w:pPr>
              <w:spacing w:after="0" w:line="259" w:lineRule="auto"/>
              <w:ind w:left="0" w:right="0" w:firstLine="0"/>
              <w:jc w:val="left"/>
            </w:pPr>
            <w:proofErr w:type="spellStart"/>
            <w:r>
              <w:rPr>
                <w:b/>
              </w:rPr>
              <w:t>DenStem</w:t>
            </w:r>
            <w:proofErr w:type="spellEnd"/>
          </w:p>
        </w:tc>
        <w:tc>
          <w:tcPr>
            <w:tcW w:w="1019" w:type="dxa"/>
            <w:tcBorders>
              <w:top w:val="single" w:sz="7" w:space="0" w:color="000000"/>
              <w:left w:val="nil"/>
              <w:bottom w:val="double" w:sz="3" w:space="0" w:color="000000"/>
              <w:right w:val="nil"/>
            </w:tcBorders>
            <w:vAlign w:val="bottom"/>
          </w:tcPr>
          <w:p w14:paraId="35C28F60" w14:textId="77777777" w:rsidR="00DA2B11" w:rsidRDefault="004C3EA9">
            <w:pPr>
              <w:spacing w:after="0" w:line="259" w:lineRule="auto"/>
              <w:ind w:left="0" w:right="0" w:firstLine="0"/>
              <w:jc w:val="left"/>
            </w:pPr>
            <w:r>
              <w:rPr>
                <w:b/>
              </w:rPr>
              <w:t>Radium</w:t>
            </w:r>
          </w:p>
        </w:tc>
        <w:tc>
          <w:tcPr>
            <w:tcW w:w="1347" w:type="dxa"/>
            <w:tcBorders>
              <w:top w:val="single" w:sz="7" w:space="0" w:color="000000"/>
              <w:left w:val="nil"/>
              <w:bottom w:val="double" w:sz="3" w:space="0" w:color="000000"/>
              <w:right w:val="nil"/>
            </w:tcBorders>
            <w:vAlign w:val="bottom"/>
          </w:tcPr>
          <w:p w14:paraId="04032E85" w14:textId="77777777" w:rsidR="00DA2B11" w:rsidRDefault="004C3EA9">
            <w:pPr>
              <w:spacing w:after="0" w:line="259" w:lineRule="auto"/>
              <w:ind w:left="0" w:right="0" w:firstLine="0"/>
              <w:jc w:val="left"/>
            </w:pPr>
            <w:r>
              <w:rPr>
                <w:b/>
              </w:rPr>
              <w:t>Rapid-CNS</w:t>
            </w:r>
          </w:p>
        </w:tc>
        <w:tc>
          <w:tcPr>
            <w:tcW w:w="632" w:type="dxa"/>
            <w:tcBorders>
              <w:top w:val="single" w:sz="7" w:space="0" w:color="000000"/>
              <w:left w:val="nil"/>
              <w:bottom w:val="double" w:sz="3" w:space="0" w:color="000000"/>
              <w:right w:val="nil"/>
            </w:tcBorders>
            <w:vAlign w:val="bottom"/>
          </w:tcPr>
          <w:p w14:paraId="091C533A" w14:textId="77777777" w:rsidR="00DA2B11" w:rsidRDefault="004C3EA9">
            <w:pPr>
              <w:spacing w:after="0" w:line="259" w:lineRule="auto"/>
              <w:ind w:left="0" w:right="0" w:firstLine="0"/>
              <w:jc w:val="left"/>
            </w:pPr>
            <w:r>
              <w:rPr>
                <w:b/>
              </w:rPr>
              <w:t>Total</w:t>
            </w:r>
          </w:p>
        </w:tc>
      </w:tr>
      <w:tr w:rsidR="00DA2B11" w14:paraId="5E1ED1BF" w14:textId="77777777">
        <w:trPr>
          <w:trHeight w:val="532"/>
        </w:trPr>
        <w:tc>
          <w:tcPr>
            <w:tcW w:w="2593" w:type="dxa"/>
            <w:tcBorders>
              <w:top w:val="double" w:sz="3" w:space="0" w:color="000000"/>
              <w:left w:val="nil"/>
              <w:bottom w:val="nil"/>
              <w:right w:val="nil"/>
            </w:tcBorders>
            <w:vAlign w:val="center"/>
          </w:tcPr>
          <w:p w14:paraId="1A941EEF" w14:textId="77777777" w:rsidR="00DA2B11" w:rsidRDefault="004C3EA9">
            <w:pPr>
              <w:spacing w:after="0" w:line="259" w:lineRule="auto"/>
              <w:ind w:left="0" w:right="4" w:firstLine="0"/>
              <w:jc w:val="center"/>
            </w:pPr>
            <w:r>
              <w:rPr>
                <w:b/>
              </w:rPr>
              <w:t>Astrocytoma</w:t>
            </w:r>
          </w:p>
        </w:tc>
        <w:tc>
          <w:tcPr>
            <w:tcW w:w="1171" w:type="dxa"/>
            <w:tcBorders>
              <w:top w:val="double" w:sz="3" w:space="0" w:color="000000"/>
              <w:left w:val="nil"/>
              <w:bottom w:val="nil"/>
              <w:right w:val="nil"/>
            </w:tcBorders>
            <w:vAlign w:val="center"/>
          </w:tcPr>
          <w:p w14:paraId="3F736E32" w14:textId="77777777" w:rsidR="00DA2B11" w:rsidRDefault="004C3EA9">
            <w:pPr>
              <w:spacing w:after="0" w:line="259" w:lineRule="auto"/>
              <w:ind w:left="404" w:right="0" w:firstLine="0"/>
              <w:jc w:val="left"/>
            </w:pPr>
            <w:r>
              <w:t>3</w:t>
            </w:r>
          </w:p>
        </w:tc>
        <w:tc>
          <w:tcPr>
            <w:tcW w:w="1019" w:type="dxa"/>
            <w:tcBorders>
              <w:top w:val="double" w:sz="3" w:space="0" w:color="000000"/>
              <w:left w:val="nil"/>
              <w:bottom w:val="nil"/>
              <w:right w:val="nil"/>
            </w:tcBorders>
            <w:vAlign w:val="center"/>
          </w:tcPr>
          <w:p w14:paraId="4A5756EB" w14:textId="77777777" w:rsidR="00DA2B11" w:rsidRDefault="004C3EA9">
            <w:pPr>
              <w:spacing w:after="0" w:line="259" w:lineRule="auto"/>
              <w:ind w:left="346" w:right="0" w:firstLine="0"/>
              <w:jc w:val="left"/>
            </w:pPr>
            <w:r>
              <w:t>1</w:t>
            </w:r>
          </w:p>
        </w:tc>
        <w:tc>
          <w:tcPr>
            <w:tcW w:w="1347" w:type="dxa"/>
            <w:tcBorders>
              <w:top w:val="double" w:sz="3" w:space="0" w:color="000000"/>
              <w:left w:val="nil"/>
              <w:bottom w:val="nil"/>
              <w:right w:val="nil"/>
            </w:tcBorders>
            <w:vAlign w:val="center"/>
          </w:tcPr>
          <w:p w14:paraId="13AE5EA6" w14:textId="77777777" w:rsidR="00DA2B11" w:rsidRDefault="004C3EA9">
            <w:pPr>
              <w:spacing w:after="0" w:line="259" w:lineRule="auto"/>
              <w:ind w:left="492" w:right="0" w:firstLine="0"/>
              <w:jc w:val="left"/>
            </w:pPr>
            <w:r>
              <w:t>3</w:t>
            </w:r>
          </w:p>
        </w:tc>
        <w:tc>
          <w:tcPr>
            <w:tcW w:w="632" w:type="dxa"/>
            <w:tcBorders>
              <w:top w:val="double" w:sz="3" w:space="0" w:color="000000"/>
              <w:left w:val="nil"/>
              <w:bottom w:val="nil"/>
              <w:right w:val="nil"/>
            </w:tcBorders>
            <w:vAlign w:val="center"/>
          </w:tcPr>
          <w:p w14:paraId="2371C1A6" w14:textId="77777777" w:rsidR="00DA2B11" w:rsidRDefault="004C3EA9">
            <w:pPr>
              <w:spacing w:after="0" w:line="259" w:lineRule="auto"/>
              <w:ind w:left="201" w:right="0" w:firstLine="0"/>
              <w:jc w:val="left"/>
            </w:pPr>
            <w:r>
              <w:t>7</w:t>
            </w:r>
          </w:p>
        </w:tc>
      </w:tr>
      <w:tr w:rsidR="00DA2B11" w14:paraId="10070FE4" w14:textId="77777777">
        <w:trPr>
          <w:trHeight w:val="472"/>
        </w:trPr>
        <w:tc>
          <w:tcPr>
            <w:tcW w:w="2593" w:type="dxa"/>
            <w:tcBorders>
              <w:top w:val="nil"/>
              <w:left w:val="nil"/>
              <w:bottom w:val="nil"/>
              <w:right w:val="nil"/>
            </w:tcBorders>
            <w:vAlign w:val="center"/>
          </w:tcPr>
          <w:p w14:paraId="5F61816C" w14:textId="77777777" w:rsidR="00DA2B11" w:rsidRDefault="004C3EA9">
            <w:pPr>
              <w:spacing w:after="0" w:line="259" w:lineRule="auto"/>
              <w:ind w:left="397" w:right="0" w:firstLine="0"/>
              <w:jc w:val="left"/>
            </w:pPr>
            <w:r>
              <w:rPr>
                <w:b/>
              </w:rPr>
              <w:t>Astrocytoma HG</w:t>
            </w:r>
          </w:p>
        </w:tc>
        <w:tc>
          <w:tcPr>
            <w:tcW w:w="1171" w:type="dxa"/>
            <w:tcBorders>
              <w:top w:val="nil"/>
              <w:left w:val="nil"/>
              <w:bottom w:val="nil"/>
              <w:right w:val="nil"/>
            </w:tcBorders>
            <w:vAlign w:val="center"/>
          </w:tcPr>
          <w:p w14:paraId="3AAF01CC" w14:textId="77777777" w:rsidR="00DA2B11" w:rsidRDefault="004C3EA9">
            <w:pPr>
              <w:spacing w:after="0" w:line="259" w:lineRule="auto"/>
              <w:ind w:left="396" w:right="0" w:firstLine="0"/>
              <w:jc w:val="left"/>
            </w:pPr>
            <w:r>
              <w:t>0</w:t>
            </w:r>
          </w:p>
        </w:tc>
        <w:tc>
          <w:tcPr>
            <w:tcW w:w="1019" w:type="dxa"/>
            <w:tcBorders>
              <w:top w:val="nil"/>
              <w:left w:val="nil"/>
              <w:bottom w:val="nil"/>
              <w:right w:val="nil"/>
            </w:tcBorders>
            <w:vAlign w:val="center"/>
          </w:tcPr>
          <w:p w14:paraId="66E4C8B9" w14:textId="77777777" w:rsidR="00DA2B11" w:rsidRDefault="004C3EA9">
            <w:pPr>
              <w:spacing w:after="0" w:line="259" w:lineRule="auto"/>
              <w:ind w:left="323" w:right="0" w:firstLine="0"/>
              <w:jc w:val="left"/>
            </w:pPr>
            <w:r>
              <w:t>4</w:t>
            </w:r>
          </w:p>
        </w:tc>
        <w:tc>
          <w:tcPr>
            <w:tcW w:w="1347" w:type="dxa"/>
            <w:tcBorders>
              <w:top w:val="nil"/>
              <w:left w:val="nil"/>
              <w:bottom w:val="nil"/>
              <w:right w:val="nil"/>
            </w:tcBorders>
            <w:vAlign w:val="center"/>
          </w:tcPr>
          <w:p w14:paraId="71F54456" w14:textId="77777777" w:rsidR="00DA2B11" w:rsidRDefault="004C3EA9">
            <w:pPr>
              <w:spacing w:after="0" w:line="259" w:lineRule="auto"/>
              <w:ind w:left="487" w:right="0" w:firstLine="0"/>
              <w:jc w:val="left"/>
            </w:pPr>
            <w:r>
              <w:t>4</w:t>
            </w:r>
          </w:p>
        </w:tc>
        <w:tc>
          <w:tcPr>
            <w:tcW w:w="632" w:type="dxa"/>
            <w:tcBorders>
              <w:top w:val="nil"/>
              <w:left w:val="nil"/>
              <w:bottom w:val="nil"/>
              <w:right w:val="nil"/>
            </w:tcBorders>
            <w:vAlign w:val="center"/>
          </w:tcPr>
          <w:p w14:paraId="694B7CFE" w14:textId="77777777" w:rsidR="00DA2B11" w:rsidRDefault="004C3EA9">
            <w:pPr>
              <w:spacing w:after="0" w:line="259" w:lineRule="auto"/>
              <w:ind w:left="189" w:right="0" w:firstLine="0"/>
              <w:jc w:val="left"/>
            </w:pPr>
            <w:r>
              <w:t>8</w:t>
            </w:r>
          </w:p>
        </w:tc>
      </w:tr>
      <w:tr w:rsidR="00DA2B11" w14:paraId="32FE904E" w14:textId="77777777">
        <w:trPr>
          <w:trHeight w:val="472"/>
        </w:trPr>
        <w:tc>
          <w:tcPr>
            <w:tcW w:w="2593" w:type="dxa"/>
            <w:tcBorders>
              <w:top w:val="nil"/>
              <w:left w:val="nil"/>
              <w:bottom w:val="nil"/>
              <w:right w:val="nil"/>
            </w:tcBorders>
            <w:vAlign w:val="center"/>
          </w:tcPr>
          <w:p w14:paraId="79F95BB7" w14:textId="77777777" w:rsidR="00DA2B11" w:rsidRDefault="004C3EA9">
            <w:pPr>
              <w:spacing w:after="0" w:line="259" w:lineRule="auto"/>
              <w:ind w:left="120" w:right="0" w:firstLine="0"/>
              <w:jc w:val="left"/>
            </w:pPr>
            <w:r>
              <w:rPr>
                <w:b/>
              </w:rPr>
              <w:t>Pilocytic astrocytoma</w:t>
            </w:r>
          </w:p>
        </w:tc>
        <w:tc>
          <w:tcPr>
            <w:tcW w:w="1171" w:type="dxa"/>
            <w:tcBorders>
              <w:top w:val="nil"/>
              <w:left w:val="nil"/>
              <w:bottom w:val="nil"/>
              <w:right w:val="nil"/>
            </w:tcBorders>
            <w:vAlign w:val="center"/>
          </w:tcPr>
          <w:p w14:paraId="6E407D07" w14:textId="77777777" w:rsidR="00DA2B11" w:rsidRDefault="004C3EA9">
            <w:pPr>
              <w:spacing w:after="0" w:line="259" w:lineRule="auto"/>
              <w:ind w:left="396" w:right="0" w:firstLine="0"/>
              <w:jc w:val="left"/>
            </w:pPr>
            <w:r>
              <w:t>0</w:t>
            </w:r>
          </w:p>
        </w:tc>
        <w:tc>
          <w:tcPr>
            <w:tcW w:w="1019" w:type="dxa"/>
            <w:tcBorders>
              <w:top w:val="nil"/>
              <w:left w:val="nil"/>
              <w:bottom w:val="nil"/>
              <w:right w:val="nil"/>
            </w:tcBorders>
            <w:vAlign w:val="center"/>
          </w:tcPr>
          <w:p w14:paraId="3B0977FE" w14:textId="77777777" w:rsidR="00DA2B11" w:rsidRDefault="004C3EA9">
            <w:pPr>
              <w:spacing w:after="0" w:line="259" w:lineRule="auto"/>
              <w:ind w:left="319" w:right="0" w:firstLine="0"/>
              <w:jc w:val="left"/>
            </w:pPr>
            <w:r>
              <w:t>0</w:t>
            </w:r>
          </w:p>
        </w:tc>
        <w:tc>
          <w:tcPr>
            <w:tcW w:w="1347" w:type="dxa"/>
            <w:tcBorders>
              <w:top w:val="nil"/>
              <w:left w:val="nil"/>
              <w:bottom w:val="nil"/>
              <w:right w:val="nil"/>
            </w:tcBorders>
            <w:vAlign w:val="center"/>
          </w:tcPr>
          <w:p w14:paraId="754D2E40" w14:textId="77777777" w:rsidR="00DA2B11" w:rsidRDefault="004C3EA9">
            <w:pPr>
              <w:spacing w:after="0" w:line="259" w:lineRule="auto"/>
              <w:ind w:left="487" w:right="0" w:firstLine="0"/>
              <w:jc w:val="left"/>
            </w:pPr>
            <w:r>
              <w:t>4</w:t>
            </w:r>
          </w:p>
        </w:tc>
        <w:tc>
          <w:tcPr>
            <w:tcW w:w="632" w:type="dxa"/>
            <w:tcBorders>
              <w:top w:val="nil"/>
              <w:left w:val="nil"/>
              <w:bottom w:val="nil"/>
              <w:right w:val="nil"/>
            </w:tcBorders>
            <w:vAlign w:val="center"/>
          </w:tcPr>
          <w:p w14:paraId="2CF44B6E" w14:textId="77777777" w:rsidR="00DA2B11" w:rsidRDefault="004C3EA9">
            <w:pPr>
              <w:spacing w:after="0" w:line="259" w:lineRule="auto"/>
              <w:ind w:left="190" w:right="0" w:firstLine="0"/>
              <w:jc w:val="left"/>
            </w:pPr>
            <w:r>
              <w:t>4</w:t>
            </w:r>
          </w:p>
        </w:tc>
      </w:tr>
      <w:tr w:rsidR="00DA2B11" w14:paraId="563FA363" w14:textId="77777777">
        <w:trPr>
          <w:trHeight w:val="472"/>
        </w:trPr>
        <w:tc>
          <w:tcPr>
            <w:tcW w:w="2593" w:type="dxa"/>
            <w:tcBorders>
              <w:top w:val="nil"/>
              <w:left w:val="nil"/>
              <w:bottom w:val="nil"/>
              <w:right w:val="nil"/>
            </w:tcBorders>
            <w:vAlign w:val="center"/>
          </w:tcPr>
          <w:p w14:paraId="6AF2D5E7" w14:textId="77777777" w:rsidR="00DA2B11" w:rsidRDefault="004C3EA9">
            <w:pPr>
              <w:spacing w:after="0" w:line="259" w:lineRule="auto"/>
              <w:ind w:left="0" w:right="4" w:firstLine="0"/>
              <w:jc w:val="center"/>
            </w:pPr>
            <w:r>
              <w:rPr>
                <w:b/>
              </w:rPr>
              <w:t>Glioblastoma</w:t>
            </w:r>
          </w:p>
        </w:tc>
        <w:tc>
          <w:tcPr>
            <w:tcW w:w="1171" w:type="dxa"/>
            <w:tcBorders>
              <w:top w:val="nil"/>
              <w:left w:val="nil"/>
              <w:bottom w:val="nil"/>
              <w:right w:val="nil"/>
            </w:tcBorders>
            <w:vAlign w:val="center"/>
          </w:tcPr>
          <w:p w14:paraId="0104E965" w14:textId="77777777" w:rsidR="00DA2B11" w:rsidRDefault="004C3EA9">
            <w:pPr>
              <w:spacing w:after="0" w:line="259" w:lineRule="auto"/>
              <w:ind w:left="360" w:right="0" w:firstLine="0"/>
              <w:jc w:val="left"/>
            </w:pPr>
            <w:r>
              <w:t>13</w:t>
            </w:r>
          </w:p>
        </w:tc>
        <w:tc>
          <w:tcPr>
            <w:tcW w:w="1019" w:type="dxa"/>
            <w:tcBorders>
              <w:top w:val="nil"/>
              <w:left w:val="nil"/>
              <w:bottom w:val="nil"/>
              <w:right w:val="nil"/>
            </w:tcBorders>
            <w:vAlign w:val="center"/>
          </w:tcPr>
          <w:p w14:paraId="347A7F84" w14:textId="77777777" w:rsidR="00DA2B11" w:rsidRDefault="004C3EA9">
            <w:pPr>
              <w:spacing w:after="0" w:line="259" w:lineRule="auto"/>
              <w:ind w:left="265" w:right="0" w:firstLine="0"/>
              <w:jc w:val="left"/>
            </w:pPr>
            <w:r>
              <w:t>29</w:t>
            </w:r>
          </w:p>
        </w:tc>
        <w:tc>
          <w:tcPr>
            <w:tcW w:w="1347" w:type="dxa"/>
            <w:tcBorders>
              <w:top w:val="nil"/>
              <w:left w:val="nil"/>
              <w:bottom w:val="nil"/>
              <w:right w:val="nil"/>
            </w:tcBorders>
            <w:vAlign w:val="center"/>
          </w:tcPr>
          <w:p w14:paraId="5A7AAACB" w14:textId="77777777" w:rsidR="00DA2B11" w:rsidRDefault="004C3EA9">
            <w:pPr>
              <w:spacing w:after="0" w:line="259" w:lineRule="auto"/>
              <w:ind w:left="425" w:right="0" w:firstLine="0"/>
              <w:jc w:val="left"/>
            </w:pPr>
            <w:r>
              <w:t>49</w:t>
            </w:r>
          </w:p>
        </w:tc>
        <w:tc>
          <w:tcPr>
            <w:tcW w:w="632" w:type="dxa"/>
            <w:tcBorders>
              <w:top w:val="nil"/>
              <w:left w:val="nil"/>
              <w:bottom w:val="nil"/>
              <w:right w:val="nil"/>
            </w:tcBorders>
            <w:vAlign w:val="center"/>
          </w:tcPr>
          <w:p w14:paraId="2EF709CC" w14:textId="77777777" w:rsidR="00DA2B11" w:rsidRDefault="004C3EA9">
            <w:pPr>
              <w:spacing w:after="0" w:line="259" w:lineRule="auto"/>
              <w:ind w:left="147" w:right="0" w:firstLine="0"/>
              <w:jc w:val="left"/>
            </w:pPr>
            <w:r>
              <w:t>91</w:t>
            </w:r>
          </w:p>
        </w:tc>
      </w:tr>
      <w:tr w:rsidR="00DA2B11" w14:paraId="6463E404" w14:textId="77777777">
        <w:trPr>
          <w:trHeight w:val="472"/>
        </w:trPr>
        <w:tc>
          <w:tcPr>
            <w:tcW w:w="2593" w:type="dxa"/>
            <w:tcBorders>
              <w:top w:val="nil"/>
              <w:left w:val="nil"/>
              <w:bottom w:val="nil"/>
              <w:right w:val="nil"/>
            </w:tcBorders>
            <w:vAlign w:val="center"/>
          </w:tcPr>
          <w:p w14:paraId="626BE35B" w14:textId="77777777" w:rsidR="00DA2B11" w:rsidRDefault="004C3EA9">
            <w:pPr>
              <w:spacing w:after="0" w:line="259" w:lineRule="auto"/>
              <w:ind w:left="0" w:right="4" w:firstLine="0"/>
              <w:jc w:val="center"/>
            </w:pPr>
            <w:r>
              <w:rPr>
                <w:b/>
              </w:rPr>
              <w:t>Meningioma</w:t>
            </w:r>
          </w:p>
        </w:tc>
        <w:tc>
          <w:tcPr>
            <w:tcW w:w="1171" w:type="dxa"/>
            <w:tcBorders>
              <w:top w:val="nil"/>
              <w:left w:val="nil"/>
              <w:bottom w:val="nil"/>
              <w:right w:val="nil"/>
            </w:tcBorders>
            <w:vAlign w:val="center"/>
          </w:tcPr>
          <w:p w14:paraId="5FFE0475" w14:textId="77777777" w:rsidR="00DA2B11" w:rsidRDefault="004C3EA9">
            <w:pPr>
              <w:spacing w:after="0" w:line="259" w:lineRule="auto"/>
              <w:ind w:left="396" w:right="0" w:firstLine="0"/>
              <w:jc w:val="left"/>
            </w:pPr>
            <w:r>
              <w:t>0</w:t>
            </w:r>
          </w:p>
        </w:tc>
        <w:tc>
          <w:tcPr>
            <w:tcW w:w="1019" w:type="dxa"/>
            <w:tcBorders>
              <w:top w:val="nil"/>
              <w:left w:val="nil"/>
              <w:bottom w:val="nil"/>
              <w:right w:val="nil"/>
            </w:tcBorders>
            <w:vAlign w:val="center"/>
          </w:tcPr>
          <w:p w14:paraId="2EFDD3A6" w14:textId="77777777" w:rsidR="00DA2B11" w:rsidRDefault="004C3EA9">
            <w:pPr>
              <w:spacing w:after="0" w:line="259" w:lineRule="auto"/>
              <w:ind w:left="286" w:right="0" w:firstLine="0"/>
              <w:jc w:val="left"/>
            </w:pPr>
            <w:r>
              <w:t>12</w:t>
            </w:r>
          </w:p>
        </w:tc>
        <w:tc>
          <w:tcPr>
            <w:tcW w:w="1347" w:type="dxa"/>
            <w:tcBorders>
              <w:top w:val="nil"/>
              <w:left w:val="nil"/>
              <w:bottom w:val="nil"/>
              <w:right w:val="nil"/>
            </w:tcBorders>
            <w:vAlign w:val="center"/>
          </w:tcPr>
          <w:p w14:paraId="5AAD444C" w14:textId="77777777" w:rsidR="00DA2B11" w:rsidRDefault="004C3EA9">
            <w:pPr>
              <w:spacing w:after="0" w:line="259" w:lineRule="auto"/>
              <w:ind w:left="484" w:right="0" w:firstLine="0"/>
              <w:jc w:val="left"/>
            </w:pPr>
            <w:r>
              <w:t>0</w:t>
            </w:r>
          </w:p>
        </w:tc>
        <w:tc>
          <w:tcPr>
            <w:tcW w:w="632" w:type="dxa"/>
            <w:tcBorders>
              <w:top w:val="nil"/>
              <w:left w:val="nil"/>
              <w:bottom w:val="nil"/>
              <w:right w:val="nil"/>
            </w:tcBorders>
            <w:vAlign w:val="center"/>
          </w:tcPr>
          <w:p w14:paraId="4421EBE7" w14:textId="77777777" w:rsidR="00DA2B11" w:rsidRDefault="004C3EA9">
            <w:pPr>
              <w:spacing w:after="0" w:line="259" w:lineRule="auto"/>
              <w:ind w:left="153" w:right="0" w:firstLine="0"/>
              <w:jc w:val="left"/>
            </w:pPr>
            <w:r>
              <w:t>12</w:t>
            </w:r>
          </w:p>
        </w:tc>
      </w:tr>
      <w:tr w:rsidR="00DA2B11" w14:paraId="5C337C87" w14:textId="77777777">
        <w:trPr>
          <w:trHeight w:val="472"/>
        </w:trPr>
        <w:tc>
          <w:tcPr>
            <w:tcW w:w="2593" w:type="dxa"/>
            <w:tcBorders>
              <w:top w:val="nil"/>
              <w:left w:val="nil"/>
              <w:bottom w:val="nil"/>
              <w:right w:val="nil"/>
            </w:tcBorders>
            <w:vAlign w:val="center"/>
          </w:tcPr>
          <w:p w14:paraId="672F6B41" w14:textId="77777777" w:rsidR="00DA2B11" w:rsidRDefault="004C3EA9">
            <w:pPr>
              <w:spacing w:after="0" w:line="259" w:lineRule="auto"/>
              <w:ind w:left="0" w:right="4" w:firstLine="0"/>
              <w:jc w:val="center"/>
            </w:pPr>
            <w:r>
              <w:rPr>
                <w:b/>
              </w:rPr>
              <w:lastRenderedPageBreak/>
              <w:t>Metastasis</w:t>
            </w:r>
          </w:p>
        </w:tc>
        <w:tc>
          <w:tcPr>
            <w:tcW w:w="1171" w:type="dxa"/>
            <w:tcBorders>
              <w:top w:val="nil"/>
              <w:left w:val="nil"/>
              <w:bottom w:val="nil"/>
              <w:right w:val="nil"/>
            </w:tcBorders>
            <w:vAlign w:val="center"/>
          </w:tcPr>
          <w:p w14:paraId="21329BD8" w14:textId="77777777" w:rsidR="00DA2B11" w:rsidRDefault="004C3EA9">
            <w:pPr>
              <w:spacing w:after="0" w:line="259" w:lineRule="auto"/>
              <w:ind w:left="396" w:right="0" w:firstLine="0"/>
              <w:jc w:val="left"/>
            </w:pPr>
            <w:r>
              <w:t>0</w:t>
            </w:r>
          </w:p>
        </w:tc>
        <w:tc>
          <w:tcPr>
            <w:tcW w:w="1019" w:type="dxa"/>
            <w:tcBorders>
              <w:top w:val="nil"/>
              <w:left w:val="nil"/>
              <w:bottom w:val="nil"/>
              <w:right w:val="nil"/>
            </w:tcBorders>
            <w:vAlign w:val="center"/>
          </w:tcPr>
          <w:p w14:paraId="2D917148" w14:textId="77777777" w:rsidR="00DA2B11" w:rsidRDefault="004C3EA9">
            <w:pPr>
              <w:spacing w:after="0" w:line="259" w:lineRule="auto"/>
              <w:ind w:left="334" w:right="0" w:firstLine="0"/>
              <w:jc w:val="left"/>
            </w:pPr>
            <w:r>
              <w:t>7</w:t>
            </w:r>
          </w:p>
        </w:tc>
        <w:tc>
          <w:tcPr>
            <w:tcW w:w="1347" w:type="dxa"/>
            <w:tcBorders>
              <w:top w:val="nil"/>
              <w:left w:val="nil"/>
              <w:bottom w:val="nil"/>
              <w:right w:val="nil"/>
            </w:tcBorders>
            <w:vAlign w:val="center"/>
          </w:tcPr>
          <w:p w14:paraId="3FB39965" w14:textId="77777777" w:rsidR="00DA2B11" w:rsidRDefault="004C3EA9">
            <w:pPr>
              <w:spacing w:after="0" w:line="259" w:lineRule="auto"/>
              <w:ind w:left="484" w:right="0" w:firstLine="0"/>
              <w:jc w:val="left"/>
            </w:pPr>
            <w:r>
              <w:t>0</w:t>
            </w:r>
          </w:p>
        </w:tc>
        <w:tc>
          <w:tcPr>
            <w:tcW w:w="632" w:type="dxa"/>
            <w:tcBorders>
              <w:top w:val="nil"/>
              <w:left w:val="nil"/>
              <w:bottom w:val="nil"/>
              <w:right w:val="nil"/>
            </w:tcBorders>
            <w:vAlign w:val="center"/>
          </w:tcPr>
          <w:p w14:paraId="6810810B" w14:textId="77777777" w:rsidR="00DA2B11" w:rsidRDefault="004C3EA9">
            <w:pPr>
              <w:spacing w:after="0" w:line="259" w:lineRule="auto"/>
              <w:ind w:left="201" w:right="0" w:firstLine="0"/>
              <w:jc w:val="left"/>
            </w:pPr>
            <w:r>
              <w:t>7</w:t>
            </w:r>
          </w:p>
        </w:tc>
      </w:tr>
      <w:tr w:rsidR="00DA2B11" w14:paraId="0ABC7A7C" w14:textId="77777777">
        <w:trPr>
          <w:trHeight w:val="472"/>
        </w:trPr>
        <w:tc>
          <w:tcPr>
            <w:tcW w:w="2593" w:type="dxa"/>
            <w:tcBorders>
              <w:top w:val="nil"/>
              <w:left w:val="nil"/>
              <w:bottom w:val="nil"/>
              <w:right w:val="nil"/>
            </w:tcBorders>
            <w:vAlign w:val="center"/>
          </w:tcPr>
          <w:p w14:paraId="3E3D38B6" w14:textId="77777777" w:rsidR="00DA2B11" w:rsidRDefault="004C3EA9">
            <w:pPr>
              <w:spacing w:after="0" w:line="259" w:lineRule="auto"/>
              <w:ind w:left="253" w:right="0" w:firstLine="0"/>
              <w:jc w:val="left"/>
            </w:pPr>
            <w:r>
              <w:rPr>
                <w:b/>
              </w:rPr>
              <w:t>Oligodendroglioma</w:t>
            </w:r>
          </w:p>
        </w:tc>
        <w:tc>
          <w:tcPr>
            <w:tcW w:w="1171" w:type="dxa"/>
            <w:tcBorders>
              <w:top w:val="nil"/>
              <w:left w:val="nil"/>
              <w:bottom w:val="nil"/>
              <w:right w:val="nil"/>
            </w:tcBorders>
            <w:vAlign w:val="center"/>
          </w:tcPr>
          <w:p w14:paraId="4DB566A6" w14:textId="77777777" w:rsidR="00DA2B11" w:rsidRDefault="004C3EA9">
            <w:pPr>
              <w:spacing w:after="0" w:line="259" w:lineRule="auto"/>
              <w:ind w:left="396" w:right="0" w:firstLine="0"/>
              <w:jc w:val="left"/>
            </w:pPr>
            <w:r>
              <w:t>0</w:t>
            </w:r>
          </w:p>
        </w:tc>
        <w:tc>
          <w:tcPr>
            <w:tcW w:w="1019" w:type="dxa"/>
            <w:tcBorders>
              <w:top w:val="nil"/>
              <w:left w:val="nil"/>
              <w:bottom w:val="nil"/>
              <w:right w:val="nil"/>
            </w:tcBorders>
            <w:vAlign w:val="center"/>
          </w:tcPr>
          <w:p w14:paraId="432FC18D" w14:textId="77777777" w:rsidR="00DA2B11" w:rsidRDefault="004C3EA9">
            <w:pPr>
              <w:spacing w:after="0" w:line="259" w:lineRule="auto"/>
              <w:ind w:left="330" w:right="0" w:firstLine="0"/>
              <w:jc w:val="left"/>
            </w:pPr>
            <w:r>
              <w:t>2</w:t>
            </w:r>
          </w:p>
        </w:tc>
        <w:tc>
          <w:tcPr>
            <w:tcW w:w="1347" w:type="dxa"/>
            <w:tcBorders>
              <w:top w:val="nil"/>
              <w:left w:val="nil"/>
              <w:bottom w:val="nil"/>
              <w:right w:val="nil"/>
            </w:tcBorders>
            <w:vAlign w:val="center"/>
          </w:tcPr>
          <w:p w14:paraId="1A21107F" w14:textId="77777777" w:rsidR="00DA2B11" w:rsidRDefault="004C3EA9">
            <w:pPr>
              <w:spacing w:after="0" w:line="259" w:lineRule="auto"/>
              <w:ind w:left="489" w:right="0" w:firstLine="0"/>
              <w:jc w:val="left"/>
            </w:pPr>
            <w:r>
              <w:t>6</w:t>
            </w:r>
          </w:p>
        </w:tc>
        <w:tc>
          <w:tcPr>
            <w:tcW w:w="632" w:type="dxa"/>
            <w:tcBorders>
              <w:top w:val="nil"/>
              <w:left w:val="nil"/>
              <w:bottom w:val="nil"/>
              <w:right w:val="nil"/>
            </w:tcBorders>
            <w:vAlign w:val="center"/>
          </w:tcPr>
          <w:p w14:paraId="01829C8D" w14:textId="77777777" w:rsidR="00DA2B11" w:rsidRDefault="004C3EA9">
            <w:pPr>
              <w:spacing w:after="0" w:line="259" w:lineRule="auto"/>
              <w:ind w:left="189" w:right="0" w:firstLine="0"/>
              <w:jc w:val="left"/>
            </w:pPr>
            <w:r>
              <w:t>8</w:t>
            </w:r>
          </w:p>
        </w:tc>
      </w:tr>
      <w:tr w:rsidR="00DA2B11" w14:paraId="35290839" w14:textId="77777777">
        <w:trPr>
          <w:trHeight w:val="467"/>
        </w:trPr>
        <w:tc>
          <w:tcPr>
            <w:tcW w:w="2593" w:type="dxa"/>
            <w:tcBorders>
              <w:top w:val="nil"/>
              <w:left w:val="nil"/>
              <w:bottom w:val="double" w:sz="3" w:space="0" w:color="000000"/>
              <w:right w:val="nil"/>
            </w:tcBorders>
          </w:tcPr>
          <w:p w14:paraId="7BB38F6E" w14:textId="77777777" w:rsidR="00DA2B11" w:rsidRDefault="004C3EA9">
            <w:pPr>
              <w:spacing w:after="0" w:line="259" w:lineRule="auto"/>
              <w:ind w:left="0" w:right="4" w:firstLine="0"/>
              <w:jc w:val="center"/>
            </w:pPr>
            <w:r>
              <w:rPr>
                <w:b/>
              </w:rPr>
              <w:t>Other</w:t>
            </w:r>
          </w:p>
        </w:tc>
        <w:tc>
          <w:tcPr>
            <w:tcW w:w="1171" w:type="dxa"/>
            <w:tcBorders>
              <w:top w:val="nil"/>
              <w:left w:val="nil"/>
              <w:bottom w:val="double" w:sz="3" w:space="0" w:color="000000"/>
              <w:right w:val="nil"/>
            </w:tcBorders>
          </w:tcPr>
          <w:p w14:paraId="329276FF" w14:textId="77777777" w:rsidR="00DA2B11" w:rsidRDefault="004C3EA9">
            <w:pPr>
              <w:spacing w:after="0" w:line="259" w:lineRule="auto"/>
              <w:ind w:left="396" w:right="0" w:firstLine="0"/>
              <w:jc w:val="left"/>
            </w:pPr>
            <w:r>
              <w:t>0</w:t>
            </w:r>
          </w:p>
        </w:tc>
        <w:tc>
          <w:tcPr>
            <w:tcW w:w="1019" w:type="dxa"/>
            <w:tcBorders>
              <w:top w:val="nil"/>
              <w:left w:val="nil"/>
              <w:bottom w:val="double" w:sz="3" w:space="0" w:color="000000"/>
              <w:right w:val="nil"/>
            </w:tcBorders>
          </w:tcPr>
          <w:p w14:paraId="37EBD274" w14:textId="77777777" w:rsidR="00DA2B11" w:rsidRDefault="004C3EA9">
            <w:pPr>
              <w:spacing w:after="0" w:line="259" w:lineRule="auto"/>
              <w:ind w:left="276" w:right="0" w:firstLine="0"/>
              <w:jc w:val="left"/>
            </w:pPr>
            <w:r>
              <w:t>10</w:t>
            </w:r>
          </w:p>
        </w:tc>
        <w:tc>
          <w:tcPr>
            <w:tcW w:w="1347" w:type="dxa"/>
            <w:tcBorders>
              <w:top w:val="nil"/>
              <w:left w:val="nil"/>
              <w:bottom w:val="double" w:sz="3" w:space="0" w:color="000000"/>
              <w:right w:val="nil"/>
            </w:tcBorders>
          </w:tcPr>
          <w:p w14:paraId="6CF5805C" w14:textId="77777777" w:rsidR="00DA2B11" w:rsidRDefault="004C3EA9">
            <w:pPr>
              <w:spacing w:after="0" w:line="259" w:lineRule="auto"/>
              <w:ind w:left="510" w:right="0" w:firstLine="0"/>
              <w:jc w:val="left"/>
            </w:pPr>
            <w:r>
              <w:t>1</w:t>
            </w:r>
          </w:p>
        </w:tc>
        <w:tc>
          <w:tcPr>
            <w:tcW w:w="632" w:type="dxa"/>
            <w:tcBorders>
              <w:top w:val="nil"/>
              <w:left w:val="nil"/>
              <w:bottom w:val="double" w:sz="3" w:space="0" w:color="000000"/>
              <w:right w:val="nil"/>
            </w:tcBorders>
          </w:tcPr>
          <w:p w14:paraId="214A298F" w14:textId="77777777" w:rsidR="00DA2B11" w:rsidRDefault="004C3EA9">
            <w:pPr>
              <w:spacing w:after="0" w:line="259" w:lineRule="auto"/>
              <w:ind w:left="169" w:right="0" w:firstLine="0"/>
              <w:jc w:val="left"/>
            </w:pPr>
            <w:r>
              <w:t>11</w:t>
            </w:r>
          </w:p>
        </w:tc>
      </w:tr>
    </w:tbl>
    <w:p w14:paraId="022D522B" w14:textId="77777777" w:rsidR="00DA2B11" w:rsidRDefault="004C3EA9">
      <w:pPr>
        <w:tabs>
          <w:tab w:val="center" w:pos="2368"/>
          <w:tab w:val="center" w:pos="4190"/>
          <w:tab w:val="center" w:pos="5286"/>
          <w:tab w:val="center" w:pos="6469"/>
          <w:tab w:val="center" w:pos="7518"/>
        </w:tabs>
        <w:spacing w:after="136" w:line="259" w:lineRule="auto"/>
        <w:ind w:left="0" w:right="0" w:firstLine="0"/>
        <w:jc w:val="left"/>
      </w:pPr>
      <w:r>
        <w:rPr>
          <w:rFonts w:ascii="Calibri" w:eastAsia="Calibri" w:hAnsi="Calibri" w:cs="Calibri"/>
        </w:rPr>
        <w:tab/>
      </w:r>
      <w:r>
        <w:rPr>
          <w:b/>
        </w:rPr>
        <w:t>Total</w:t>
      </w:r>
      <w:r>
        <w:rPr>
          <w:b/>
        </w:rPr>
        <w:tab/>
      </w:r>
      <w:r>
        <w:t>16</w:t>
      </w:r>
      <w:r>
        <w:tab/>
        <w:t>65</w:t>
      </w:r>
      <w:r>
        <w:tab/>
        <w:t>67</w:t>
      </w:r>
      <w:r>
        <w:tab/>
        <w:t>148</w:t>
      </w:r>
    </w:p>
    <w:p w14:paraId="1FB5FED6" w14:textId="77777777" w:rsidR="00DA2B11" w:rsidRDefault="00DA2B11">
      <w:pPr>
        <w:sectPr w:rsidR="00DA2B11">
          <w:footerReference w:type="even" r:id="rId9"/>
          <w:footerReference w:type="default" r:id="rId10"/>
          <w:footerReference w:type="first" r:id="rId11"/>
          <w:pgSz w:w="11906" w:h="16838"/>
          <w:pgMar w:top="1387" w:right="916" w:bottom="1377" w:left="1440" w:header="720" w:footer="779" w:gutter="0"/>
          <w:cols w:space="720"/>
        </w:sectPr>
      </w:pPr>
    </w:p>
    <w:p w14:paraId="23FE089A" w14:textId="77777777" w:rsidR="00DA2B11" w:rsidRDefault="004C3EA9">
      <w:pPr>
        <w:spacing w:line="259" w:lineRule="auto"/>
        <w:ind w:left="2205" w:right="-15"/>
        <w:jc w:val="center"/>
      </w:pPr>
      <w:r>
        <w:rPr>
          <w:rFonts w:ascii="Calibri" w:eastAsia="Calibri" w:hAnsi="Calibri" w:cs="Calibri"/>
          <w:noProof/>
          <w:lang w:val="nb-NO" w:eastAsia="nb-NO"/>
        </w:rPr>
        <w:lastRenderedPageBreak/>
        <mc:AlternateContent>
          <mc:Choice Requires="wpg">
            <w:drawing>
              <wp:anchor distT="0" distB="0" distL="114300" distR="114300" simplePos="0" relativeHeight="251658240" behindDoc="0" locked="0" layoutInCell="1" allowOverlap="1" wp14:anchorId="2985B203" wp14:editId="090AE95F">
                <wp:simplePos x="0" y="0"/>
                <wp:positionH relativeFrom="page">
                  <wp:posOffset>494644</wp:posOffset>
                </wp:positionH>
                <wp:positionV relativeFrom="page">
                  <wp:posOffset>3714128</wp:posOffset>
                </wp:positionV>
                <wp:extent cx="171796" cy="131757"/>
                <wp:effectExtent l="0" t="0" r="0" b="0"/>
                <wp:wrapTopAndBottom/>
                <wp:docPr id="135970" name="Group 135970"/>
                <wp:cNvGraphicFramePr/>
                <a:graphic xmlns:a="http://schemas.openxmlformats.org/drawingml/2006/main">
                  <a:graphicData uri="http://schemas.microsoft.com/office/word/2010/wordprocessingGroup">
                    <wpg:wgp>
                      <wpg:cNvGrpSpPr/>
                      <wpg:grpSpPr>
                        <a:xfrm>
                          <a:off x="0" y="0"/>
                          <a:ext cx="171796" cy="131757"/>
                          <a:chOff x="0" y="0"/>
                          <a:chExt cx="171796" cy="131757"/>
                        </a:xfrm>
                      </wpg:grpSpPr>
                      <wps:wsp>
                        <wps:cNvPr id="832" name="Rectangle 832"/>
                        <wps:cNvSpPr/>
                        <wps:spPr>
                          <a:xfrm rot="5399999">
                            <a:off x="-30065" y="-26626"/>
                            <a:ext cx="175236" cy="228489"/>
                          </a:xfrm>
                          <a:prstGeom prst="rect">
                            <a:avLst/>
                          </a:prstGeom>
                          <a:ln>
                            <a:noFill/>
                          </a:ln>
                        </wps:spPr>
                        <wps:txbx>
                          <w:txbxContent>
                            <w:p w14:paraId="1D4B158B" w14:textId="77777777" w:rsidR="00DA2B11" w:rsidRDefault="004C3EA9">
                              <w:pPr>
                                <w:spacing w:after="160" w:line="259" w:lineRule="auto"/>
                                <w:ind w:left="0" w:right="0" w:firstLine="0"/>
                                <w:jc w:val="left"/>
                              </w:pPr>
                              <w:r>
                                <w:t>12</w:t>
                              </w:r>
                            </w:p>
                          </w:txbxContent>
                        </wps:txbx>
                        <wps:bodyPr horzOverflow="overflow" vert="horz" lIns="0" tIns="0" rIns="0" bIns="0" rtlCol="0">
                          <a:noAutofit/>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35970" style="width:13.5273pt;height:10.3745pt;position:absolute;mso-position-horizontal-relative:page;mso-position-horizontal:absolute;margin-left:38.9483pt;mso-position-vertical-relative:page;margin-top:292.451pt;" coordsize="1717,1317">
                <v:rect id="Rectangle 832" style="position:absolute;width:1752;height:2284;left:-300;top:-266;rotation:90;" filled="f" stroked="f">
                  <v:textbox inset="0,0,0,0" style="layout-flow:vertical">
                    <w:txbxContent>
                      <w:p>
                        <w:pPr>
                          <w:spacing w:before="0" w:after="160" w:line="259" w:lineRule="auto"/>
                          <w:ind w:left="0" w:right="0" w:firstLine="0"/>
                          <w:jc w:val="left"/>
                        </w:pPr>
                        <w:r>
                          <w:rPr/>
                          <w:t xml:space="preserve">12</w:t>
                        </w:r>
                      </w:p>
                    </w:txbxContent>
                  </v:textbox>
                </v:rect>
                <w10:wrap type="topAndBottom"/>
              </v:group>
            </w:pict>
          </mc:Fallback>
        </mc:AlternateContent>
      </w:r>
      <w:r>
        <w:t>Table 2: Summary of reported optimal cut-offs for determining methylated versus unmethylated samples</w:t>
      </w:r>
    </w:p>
    <w:tbl>
      <w:tblPr>
        <w:tblStyle w:val="TableGrid"/>
        <w:tblW w:w="14715" w:type="dxa"/>
        <w:tblInd w:w="-120" w:type="dxa"/>
        <w:tblCellMar>
          <w:top w:w="179" w:type="dxa"/>
          <w:left w:w="408" w:type="dxa"/>
          <w:right w:w="115" w:type="dxa"/>
        </w:tblCellMar>
        <w:tblLook w:val="04A0" w:firstRow="1" w:lastRow="0" w:firstColumn="1" w:lastColumn="0" w:noHBand="0" w:noVBand="1"/>
      </w:tblPr>
      <w:tblGrid>
        <w:gridCol w:w="1391"/>
        <w:gridCol w:w="680"/>
        <w:gridCol w:w="2003"/>
        <w:gridCol w:w="950"/>
        <w:gridCol w:w="718"/>
        <w:gridCol w:w="1571"/>
        <w:gridCol w:w="4865"/>
        <w:gridCol w:w="2299"/>
        <w:gridCol w:w="238"/>
      </w:tblGrid>
      <w:tr w:rsidR="00DA2B11" w14:paraId="0D2DB1F8" w14:textId="77777777">
        <w:trPr>
          <w:trHeight w:val="512"/>
        </w:trPr>
        <w:tc>
          <w:tcPr>
            <w:tcW w:w="14715" w:type="dxa"/>
            <w:gridSpan w:val="9"/>
            <w:tcBorders>
              <w:top w:val="single" w:sz="7" w:space="0" w:color="000000"/>
              <w:left w:val="nil"/>
              <w:bottom w:val="double" w:sz="3" w:space="0" w:color="000000"/>
              <w:right w:val="nil"/>
            </w:tcBorders>
          </w:tcPr>
          <w:p w14:paraId="639CB08B" w14:textId="77777777" w:rsidR="00DA2B11" w:rsidRDefault="004C3EA9">
            <w:pPr>
              <w:tabs>
                <w:tab w:val="center" w:pos="1324"/>
                <w:tab w:val="center" w:pos="2665"/>
                <w:tab w:val="center" w:pos="4141"/>
                <w:tab w:val="center" w:pos="4975"/>
                <w:tab w:val="center" w:pos="6119"/>
                <w:tab w:val="center" w:pos="9337"/>
                <w:tab w:val="center" w:pos="13038"/>
              </w:tabs>
              <w:spacing w:after="0" w:line="259" w:lineRule="auto"/>
              <w:ind w:left="0" w:right="0" w:firstLine="0"/>
              <w:jc w:val="left"/>
            </w:pPr>
            <w:r>
              <w:rPr>
                <w:sz w:val="20"/>
              </w:rPr>
              <w:t>Author</w:t>
            </w:r>
            <w:r>
              <w:rPr>
                <w:sz w:val="20"/>
              </w:rPr>
              <w:tab/>
              <w:t>Year</w:t>
            </w:r>
            <w:r>
              <w:rPr>
                <w:sz w:val="20"/>
              </w:rPr>
              <w:tab/>
              <w:t>Method</w:t>
            </w:r>
            <w:r>
              <w:rPr>
                <w:sz w:val="20"/>
              </w:rPr>
              <w:tab/>
              <w:t>Patients</w:t>
            </w:r>
            <w:r>
              <w:rPr>
                <w:sz w:val="20"/>
              </w:rPr>
              <w:tab/>
            </w:r>
            <w:proofErr w:type="spellStart"/>
            <w:r>
              <w:rPr>
                <w:sz w:val="20"/>
              </w:rPr>
              <w:t>CpGs</w:t>
            </w:r>
            <w:proofErr w:type="spellEnd"/>
            <w:r>
              <w:rPr>
                <w:sz w:val="20"/>
              </w:rPr>
              <w:tab/>
              <w:t>Optimal cut-off</w:t>
            </w:r>
            <w:r>
              <w:rPr>
                <w:sz w:val="20"/>
              </w:rPr>
              <w:tab/>
              <w:t>Comment</w:t>
            </w:r>
            <w:r>
              <w:rPr>
                <w:sz w:val="20"/>
              </w:rPr>
              <w:tab/>
              <w:t>Reference</w:t>
            </w:r>
          </w:p>
        </w:tc>
      </w:tr>
      <w:tr w:rsidR="00DA2B11" w14:paraId="1A8CF93A" w14:textId="77777777">
        <w:tblPrEx>
          <w:tblCellMar>
            <w:top w:w="0" w:type="dxa"/>
            <w:left w:w="0" w:type="dxa"/>
            <w:right w:w="0" w:type="dxa"/>
          </w:tblCellMar>
        </w:tblPrEx>
        <w:trPr>
          <w:gridAfter w:val="1"/>
          <w:wAfter w:w="238" w:type="dxa"/>
          <w:trHeight w:val="331"/>
        </w:trPr>
        <w:tc>
          <w:tcPr>
            <w:tcW w:w="1391" w:type="dxa"/>
            <w:tcBorders>
              <w:top w:val="nil"/>
              <w:left w:val="nil"/>
              <w:bottom w:val="nil"/>
              <w:right w:val="nil"/>
            </w:tcBorders>
          </w:tcPr>
          <w:p w14:paraId="2D113908" w14:textId="77777777" w:rsidR="00DA2B11" w:rsidRDefault="004C3EA9">
            <w:pPr>
              <w:spacing w:after="0" w:line="259" w:lineRule="auto"/>
              <w:ind w:left="370" w:right="0" w:firstLine="0"/>
              <w:jc w:val="left"/>
            </w:pPr>
            <w:proofErr w:type="spellStart"/>
            <w:r>
              <w:rPr>
                <w:sz w:val="20"/>
              </w:rPr>
              <w:t>Hegi</w:t>
            </w:r>
            <w:proofErr w:type="spellEnd"/>
          </w:p>
        </w:tc>
        <w:tc>
          <w:tcPr>
            <w:tcW w:w="680" w:type="dxa"/>
            <w:tcBorders>
              <w:top w:val="nil"/>
              <w:left w:val="nil"/>
              <w:bottom w:val="nil"/>
              <w:right w:val="nil"/>
            </w:tcBorders>
          </w:tcPr>
          <w:p w14:paraId="08C5BBC1" w14:textId="77777777" w:rsidR="00DA2B11" w:rsidRDefault="004C3EA9">
            <w:pPr>
              <w:spacing w:after="0" w:line="259" w:lineRule="auto"/>
              <w:ind w:left="2" w:right="0" w:firstLine="0"/>
              <w:jc w:val="left"/>
            </w:pPr>
            <w:r>
              <w:rPr>
                <w:sz w:val="20"/>
              </w:rPr>
              <w:t>2019</w:t>
            </w:r>
          </w:p>
        </w:tc>
        <w:tc>
          <w:tcPr>
            <w:tcW w:w="2003" w:type="dxa"/>
            <w:tcBorders>
              <w:top w:val="nil"/>
              <w:left w:val="nil"/>
              <w:bottom w:val="nil"/>
              <w:right w:val="nil"/>
            </w:tcBorders>
          </w:tcPr>
          <w:p w14:paraId="24C09868" w14:textId="77777777" w:rsidR="00DA2B11" w:rsidRDefault="004C3EA9">
            <w:pPr>
              <w:spacing w:after="0" w:line="259" w:lineRule="auto"/>
              <w:ind w:left="623" w:right="0" w:firstLine="0"/>
              <w:jc w:val="left"/>
            </w:pPr>
            <w:proofErr w:type="spellStart"/>
            <w:r>
              <w:rPr>
                <w:sz w:val="20"/>
              </w:rPr>
              <w:t>qMSP</w:t>
            </w:r>
            <w:proofErr w:type="spellEnd"/>
          </w:p>
        </w:tc>
        <w:tc>
          <w:tcPr>
            <w:tcW w:w="950" w:type="dxa"/>
            <w:tcBorders>
              <w:top w:val="nil"/>
              <w:left w:val="nil"/>
              <w:bottom w:val="nil"/>
              <w:right w:val="nil"/>
            </w:tcBorders>
          </w:tcPr>
          <w:p w14:paraId="0BA39797" w14:textId="77777777" w:rsidR="00DA2B11" w:rsidRDefault="004C3EA9">
            <w:pPr>
              <w:spacing w:after="0" w:line="259" w:lineRule="auto"/>
              <w:ind w:left="129" w:right="0" w:firstLine="0"/>
              <w:jc w:val="left"/>
            </w:pPr>
            <w:r>
              <w:rPr>
                <w:sz w:val="20"/>
              </w:rPr>
              <w:t>4041</w:t>
            </w:r>
          </w:p>
        </w:tc>
        <w:tc>
          <w:tcPr>
            <w:tcW w:w="718" w:type="dxa"/>
            <w:tcBorders>
              <w:top w:val="nil"/>
              <w:left w:val="nil"/>
              <w:bottom w:val="nil"/>
              <w:right w:val="nil"/>
            </w:tcBorders>
          </w:tcPr>
          <w:p w14:paraId="1DFB2C1D" w14:textId="77777777" w:rsidR="00DA2B11" w:rsidRDefault="00DA2B11">
            <w:pPr>
              <w:spacing w:after="160" w:line="259" w:lineRule="auto"/>
              <w:ind w:left="0" w:right="0" w:firstLine="0"/>
              <w:jc w:val="left"/>
            </w:pPr>
          </w:p>
        </w:tc>
        <w:tc>
          <w:tcPr>
            <w:tcW w:w="1571" w:type="dxa"/>
            <w:tcBorders>
              <w:top w:val="nil"/>
              <w:left w:val="nil"/>
              <w:bottom w:val="nil"/>
              <w:right w:val="nil"/>
            </w:tcBorders>
          </w:tcPr>
          <w:p w14:paraId="47D8071D" w14:textId="77777777" w:rsidR="00DA2B11" w:rsidRDefault="004C3EA9">
            <w:pPr>
              <w:spacing w:after="0" w:line="259" w:lineRule="auto"/>
              <w:ind w:left="445" w:right="0" w:firstLine="0"/>
              <w:jc w:val="left"/>
            </w:pPr>
            <w:r>
              <w:rPr>
                <w:sz w:val="20"/>
              </w:rPr>
              <w:t>&gt;1.27</w:t>
            </w:r>
          </w:p>
        </w:tc>
        <w:tc>
          <w:tcPr>
            <w:tcW w:w="4865" w:type="dxa"/>
            <w:tcBorders>
              <w:top w:val="nil"/>
              <w:left w:val="nil"/>
              <w:bottom w:val="nil"/>
              <w:right w:val="nil"/>
            </w:tcBorders>
          </w:tcPr>
          <w:p w14:paraId="4595AE50" w14:textId="77777777" w:rsidR="00DA2B11" w:rsidRDefault="004C3EA9">
            <w:pPr>
              <w:spacing w:after="0" w:line="259" w:lineRule="auto"/>
              <w:ind w:left="612" w:right="0" w:firstLine="0"/>
              <w:jc w:val="left"/>
            </w:pPr>
            <w:r>
              <w:rPr>
                <w:sz w:val="20"/>
              </w:rPr>
              <w:t>”Grey-zone” patients benefit from TMZ</w:t>
            </w:r>
          </w:p>
        </w:tc>
        <w:tc>
          <w:tcPr>
            <w:tcW w:w="2299" w:type="dxa"/>
            <w:tcBorders>
              <w:top w:val="nil"/>
              <w:left w:val="nil"/>
              <w:bottom w:val="nil"/>
              <w:right w:val="nil"/>
            </w:tcBorders>
          </w:tcPr>
          <w:p w14:paraId="1A4D178B" w14:textId="77777777" w:rsidR="00DA2B11" w:rsidRDefault="004C3EA9">
            <w:pPr>
              <w:spacing w:after="0" w:line="259" w:lineRule="auto"/>
              <w:ind w:left="0" w:right="0" w:firstLine="0"/>
              <w:jc w:val="center"/>
            </w:pPr>
            <w:r>
              <w:rPr>
                <w:sz w:val="20"/>
              </w:rPr>
              <w:t>[</w:t>
            </w:r>
            <w:proofErr w:type="spellStart"/>
            <w:r>
              <w:rPr>
                <w:color w:val="0000FF"/>
                <w:sz w:val="20"/>
              </w:rPr>
              <w:t>Hegi</w:t>
            </w:r>
            <w:proofErr w:type="spellEnd"/>
            <w:r>
              <w:rPr>
                <w:color w:val="0000FF"/>
                <w:sz w:val="20"/>
              </w:rPr>
              <w:t xml:space="preserve"> et al., 2019</w:t>
            </w:r>
            <w:r>
              <w:rPr>
                <w:sz w:val="20"/>
              </w:rPr>
              <w:t>]</w:t>
            </w:r>
          </w:p>
        </w:tc>
      </w:tr>
      <w:tr w:rsidR="00DA2B11" w14:paraId="52203974" w14:textId="77777777">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14:paraId="2D41F5B8" w14:textId="77777777" w:rsidR="00DA2B11" w:rsidRDefault="004C3EA9">
            <w:pPr>
              <w:spacing w:after="0" w:line="259" w:lineRule="auto"/>
              <w:ind w:left="0" w:right="0" w:firstLine="0"/>
              <w:jc w:val="left"/>
            </w:pPr>
            <w:r>
              <w:rPr>
                <w:sz w:val="20"/>
              </w:rPr>
              <w:t>Johannessen</w:t>
            </w:r>
          </w:p>
        </w:tc>
        <w:tc>
          <w:tcPr>
            <w:tcW w:w="680" w:type="dxa"/>
            <w:tcBorders>
              <w:top w:val="nil"/>
              <w:left w:val="nil"/>
              <w:bottom w:val="nil"/>
              <w:right w:val="nil"/>
            </w:tcBorders>
          </w:tcPr>
          <w:p w14:paraId="567C70E7" w14:textId="77777777" w:rsidR="00DA2B11" w:rsidRDefault="004C3EA9">
            <w:pPr>
              <w:spacing w:after="0" w:line="259" w:lineRule="auto"/>
              <w:ind w:left="0" w:right="0" w:firstLine="0"/>
              <w:jc w:val="left"/>
            </w:pPr>
            <w:r>
              <w:rPr>
                <w:sz w:val="20"/>
              </w:rPr>
              <w:t>2018</w:t>
            </w:r>
          </w:p>
        </w:tc>
        <w:tc>
          <w:tcPr>
            <w:tcW w:w="2003" w:type="dxa"/>
            <w:tcBorders>
              <w:top w:val="nil"/>
              <w:left w:val="nil"/>
              <w:bottom w:val="nil"/>
              <w:right w:val="nil"/>
            </w:tcBorders>
          </w:tcPr>
          <w:p w14:paraId="7F043EAE" w14:textId="77777777" w:rsidR="00DA2B11" w:rsidRDefault="004C3EA9">
            <w:pPr>
              <w:spacing w:after="0" w:line="259" w:lineRule="auto"/>
              <w:ind w:left="381" w:right="0" w:firstLine="0"/>
              <w:jc w:val="left"/>
            </w:pPr>
            <w:proofErr w:type="spellStart"/>
            <w:r>
              <w:rPr>
                <w:sz w:val="20"/>
              </w:rPr>
              <w:t>qMSP</w:t>
            </w:r>
            <w:proofErr w:type="spellEnd"/>
            <w:r>
              <w:rPr>
                <w:sz w:val="20"/>
              </w:rPr>
              <w:t>, PSQ</w:t>
            </w:r>
          </w:p>
        </w:tc>
        <w:tc>
          <w:tcPr>
            <w:tcW w:w="950" w:type="dxa"/>
            <w:tcBorders>
              <w:top w:val="nil"/>
              <w:left w:val="nil"/>
              <w:bottom w:val="nil"/>
              <w:right w:val="nil"/>
            </w:tcBorders>
          </w:tcPr>
          <w:p w14:paraId="60E5A793" w14:textId="77777777" w:rsidR="00DA2B11" w:rsidRDefault="004C3EA9">
            <w:pPr>
              <w:spacing w:after="0" w:line="259" w:lineRule="auto"/>
              <w:ind w:left="233" w:right="0" w:firstLine="0"/>
              <w:jc w:val="left"/>
            </w:pPr>
            <w:r>
              <w:rPr>
                <w:sz w:val="20"/>
              </w:rPr>
              <w:t>48</w:t>
            </w:r>
          </w:p>
        </w:tc>
        <w:tc>
          <w:tcPr>
            <w:tcW w:w="718" w:type="dxa"/>
            <w:tcBorders>
              <w:top w:val="nil"/>
              <w:left w:val="nil"/>
              <w:bottom w:val="nil"/>
              <w:right w:val="nil"/>
            </w:tcBorders>
          </w:tcPr>
          <w:p w14:paraId="655A90BC" w14:textId="77777777" w:rsidR="00DA2B11" w:rsidRDefault="00DA2B11">
            <w:pPr>
              <w:spacing w:after="160" w:line="259" w:lineRule="auto"/>
              <w:ind w:left="0" w:right="0" w:firstLine="0"/>
              <w:jc w:val="left"/>
            </w:pPr>
          </w:p>
        </w:tc>
        <w:tc>
          <w:tcPr>
            <w:tcW w:w="1571" w:type="dxa"/>
            <w:tcBorders>
              <w:top w:val="nil"/>
              <w:left w:val="nil"/>
              <w:bottom w:val="nil"/>
              <w:right w:val="nil"/>
            </w:tcBorders>
          </w:tcPr>
          <w:p w14:paraId="5E6F706F" w14:textId="77777777" w:rsidR="00DA2B11" w:rsidRDefault="004C3EA9">
            <w:pPr>
              <w:spacing w:after="0" w:line="259" w:lineRule="auto"/>
              <w:ind w:left="495" w:right="0" w:firstLine="0"/>
              <w:jc w:val="left"/>
            </w:pPr>
            <w:r>
              <w:rPr>
                <w:sz w:val="20"/>
              </w:rPr>
              <w:t>7 %</w:t>
            </w:r>
          </w:p>
        </w:tc>
        <w:tc>
          <w:tcPr>
            <w:tcW w:w="4865" w:type="dxa"/>
            <w:tcBorders>
              <w:top w:val="nil"/>
              <w:left w:val="nil"/>
              <w:bottom w:val="nil"/>
              <w:right w:val="nil"/>
            </w:tcBorders>
          </w:tcPr>
          <w:p w14:paraId="743940FE" w14:textId="77777777" w:rsidR="00DA2B11" w:rsidRDefault="004C3EA9">
            <w:pPr>
              <w:spacing w:after="0" w:line="259" w:lineRule="auto"/>
              <w:ind w:left="368" w:right="0" w:firstLine="0"/>
              <w:jc w:val="left"/>
            </w:pPr>
            <w:r>
              <w:rPr>
                <w:sz w:val="20"/>
              </w:rPr>
              <w:t>PSQ gives better results than other methods</w:t>
            </w:r>
          </w:p>
        </w:tc>
        <w:tc>
          <w:tcPr>
            <w:tcW w:w="2299" w:type="dxa"/>
            <w:tcBorders>
              <w:top w:val="nil"/>
              <w:left w:val="nil"/>
              <w:bottom w:val="nil"/>
              <w:right w:val="nil"/>
            </w:tcBorders>
          </w:tcPr>
          <w:p w14:paraId="537F34FA" w14:textId="77777777" w:rsidR="00DA2B11" w:rsidRDefault="004C3EA9">
            <w:pPr>
              <w:spacing w:after="0" w:line="259" w:lineRule="auto"/>
              <w:ind w:left="0" w:right="0" w:firstLine="0"/>
            </w:pPr>
            <w:r>
              <w:rPr>
                <w:sz w:val="20"/>
              </w:rPr>
              <w:t>[</w:t>
            </w:r>
            <w:r>
              <w:rPr>
                <w:color w:val="0000FF"/>
                <w:sz w:val="20"/>
              </w:rPr>
              <w:t>Johannessen et al., 2018</w:t>
            </w:r>
            <w:r>
              <w:rPr>
                <w:sz w:val="20"/>
              </w:rPr>
              <w:t>]</w:t>
            </w:r>
          </w:p>
        </w:tc>
      </w:tr>
      <w:tr w:rsidR="00DA2B11" w14:paraId="4112819F" w14:textId="77777777">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14:paraId="394900CA" w14:textId="77777777" w:rsidR="00DA2B11" w:rsidRDefault="004C3EA9">
            <w:pPr>
              <w:spacing w:after="0" w:line="259" w:lineRule="auto"/>
              <w:ind w:left="247" w:right="0" w:firstLine="0"/>
              <w:jc w:val="left"/>
            </w:pPr>
            <w:r>
              <w:rPr>
                <w:sz w:val="20"/>
              </w:rPr>
              <w:t>Nguyen</w:t>
            </w:r>
          </w:p>
        </w:tc>
        <w:tc>
          <w:tcPr>
            <w:tcW w:w="680" w:type="dxa"/>
            <w:tcBorders>
              <w:top w:val="nil"/>
              <w:left w:val="nil"/>
              <w:bottom w:val="nil"/>
              <w:right w:val="nil"/>
            </w:tcBorders>
          </w:tcPr>
          <w:p w14:paraId="40B02391" w14:textId="77777777" w:rsidR="00DA2B11" w:rsidRDefault="004C3EA9">
            <w:pPr>
              <w:spacing w:after="0" w:line="259" w:lineRule="auto"/>
              <w:ind w:left="8" w:right="0" w:firstLine="0"/>
              <w:jc w:val="left"/>
            </w:pPr>
            <w:r>
              <w:rPr>
                <w:sz w:val="20"/>
              </w:rPr>
              <w:t>2021</w:t>
            </w:r>
          </w:p>
        </w:tc>
        <w:tc>
          <w:tcPr>
            <w:tcW w:w="2003" w:type="dxa"/>
            <w:tcBorders>
              <w:top w:val="nil"/>
              <w:left w:val="nil"/>
              <w:bottom w:val="nil"/>
              <w:right w:val="nil"/>
            </w:tcBorders>
          </w:tcPr>
          <w:p w14:paraId="405157E1" w14:textId="77777777" w:rsidR="00DA2B11" w:rsidRDefault="004C3EA9">
            <w:pPr>
              <w:spacing w:after="0" w:line="259" w:lineRule="auto"/>
              <w:ind w:left="688" w:right="0" w:firstLine="0"/>
              <w:jc w:val="left"/>
            </w:pPr>
            <w:r>
              <w:rPr>
                <w:sz w:val="20"/>
              </w:rPr>
              <w:t>PSQ</w:t>
            </w:r>
          </w:p>
        </w:tc>
        <w:tc>
          <w:tcPr>
            <w:tcW w:w="950" w:type="dxa"/>
            <w:tcBorders>
              <w:top w:val="nil"/>
              <w:left w:val="nil"/>
              <w:bottom w:val="nil"/>
              <w:right w:val="nil"/>
            </w:tcBorders>
          </w:tcPr>
          <w:p w14:paraId="0BA5234A" w14:textId="77777777" w:rsidR="00DA2B11" w:rsidRDefault="004C3EA9">
            <w:pPr>
              <w:spacing w:after="0" w:line="259" w:lineRule="auto"/>
              <w:ind w:left="191" w:right="0" w:firstLine="0"/>
              <w:jc w:val="left"/>
            </w:pPr>
            <w:r>
              <w:rPr>
                <w:sz w:val="20"/>
              </w:rPr>
              <w:t>109</w:t>
            </w:r>
          </w:p>
        </w:tc>
        <w:tc>
          <w:tcPr>
            <w:tcW w:w="718" w:type="dxa"/>
            <w:tcBorders>
              <w:top w:val="nil"/>
              <w:left w:val="nil"/>
              <w:bottom w:val="nil"/>
              <w:right w:val="nil"/>
            </w:tcBorders>
          </w:tcPr>
          <w:p w14:paraId="59478B79" w14:textId="77777777" w:rsidR="00DA2B11" w:rsidRDefault="00DA2B11">
            <w:pPr>
              <w:spacing w:after="160" w:line="259" w:lineRule="auto"/>
              <w:ind w:left="0" w:right="0" w:firstLine="0"/>
              <w:jc w:val="left"/>
            </w:pPr>
          </w:p>
        </w:tc>
        <w:tc>
          <w:tcPr>
            <w:tcW w:w="1571" w:type="dxa"/>
            <w:tcBorders>
              <w:top w:val="nil"/>
              <w:left w:val="nil"/>
              <w:bottom w:val="nil"/>
              <w:right w:val="nil"/>
            </w:tcBorders>
          </w:tcPr>
          <w:p w14:paraId="28BE86A3" w14:textId="77777777" w:rsidR="00DA2B11" w:rsidRDefault="004C3EA9">
            <w:pPr>
              <w:spacing w:after="0" w:line="259" w:lineRule="auto"/>
              <w:ind w:left="451" w:right="0" w:firstLine="0"/>
              <w:jc w:val="left"/>
            </w:pPr>
            <w:r>
              <w:rPr>
                <w:sz w:val="20"/>
              </w:rPr>
              <w:t>21 %</w:t>
            </w:r>
          </w:p>
        </w:tc>
        <w:tc>
          <w:tcPr>
            <w:tcW w:w="4865" w:type="dxa"/>
            <w:tcBorders>
              <w:top w:val="nil"/>
              <w:left w:val="nil"/>
              <w:bottom w:val="nil"/>
              <w:right w:val="nil"/>
            </w:tcBorders>
          </w:tcPr>
          <w:p w14:paraId="303FE159" w14:textId="77777777" w:rsidR="00DA2B11" w:rsidRDefault="004C3EA9">
            <w:pPr>
              <w:spacing w:after="0" w:line="259" w:lineRule="auto"/>
              <w:ind w:left="373" w:right="0" w:firstLine="0"/>
              <w:jc w:val="left"/>
            </w:pPr>
            <w:r>
              <w:rPr>
                <w:sz w:val="20"/>
              </w:rPr>
              <w:t xml:space="preserve">Higher methylation </w:t>
            </w:r>
            <w:proofErr w:type="spellStart"/>
            <w:r>
              <w:rPr>
                <w:sz w:val="20"/>
              </w:rPr>
              <w:t>corrilates</w:t>
            </w:r>
            <w:proofErr w:type="spellEnd"/>
            <w:r>
              <w:rPr>
                <w:sz w:val="20"/>
              </w:rPr>
              <w:t xml:space="preserve"> with longer OS</w:t>
            </w:r>
          </w:p>
        </w:tc>
        <w:tc>
          <w:tcPr>
            <w:tcW w:w="2299" w:type="dxa"/>
            <w:tcBorders>
              <w:top w:val="nil"/>
              <w:left w:val="nil"/>
              <w:bottom w:val="nil"/>
              <w:right w:val="nil"/>
            </w:tcBorders>
          </w:tcPr>
          <w:p w14:paraId="1DB4EDC6" w14:textId="77777777" w:rsidR="00DA2B11" w:rsidRDefault="004C3EA9">
            <w:pPr>
              <w:spacing w:after="0" w:line="259" w:lineRule="auto"/>
              <w:ind w:left="0" w:right="0" w:firstLine="0"/>
              <w:jc w:val="center"/>
            </w:pPr>
            <w:r>
              <w:rPr>
                <w:sz w:val="20"/>
              </w:rPr>
              <w:t>[</w:t>
            </w:r>
            <w:r>
              <w:rPr>
                <w:color w:val="0000FF"/>
                <w:sz w:val="20"/>
              </w:rPr>
              <w:t>Nguyen et al., 2021</w:t>
            </w:r>
            <w:r>
              <w:rPr>
                <w:sz w:val="20"/>
              </w:rPr>
              <w:t>]</w:t>
            </w:r>
          </w:p>
        </w:tc>
      </w:tr>
      <w:tr w:rsidR="00DA2B11" w14:paraId="48B41DEF" w14:textId="77777777">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14:paraId="7E038F8B" w14:textId="77777777" w:rsidR="00DA2B11" w:rsidRDefault="004C3EA9">
            <w:pPr>
              <w:spacing w:after="0" w:line="259" w:lineRule="auto"/>
              <w:ind w:left="238" w:right="0" w:firstLine="0"/>
              <w:jc w:val="left"/>
            </w:pPr>
            <w:proofErr w:type="spellStart"/>
            <w:r>
              <w:rPr>
                <w:sz w:val="20"/>
              </w:rPr>
              <w:t>Quillien</w:t>
            </w:r>
            <w:proofErr w:type="spellEnd"/>
          </w:p>
        </w:tc>
        <w:tc>
          <w:tcPr>
            <w:tcW w:w="680" w:type="dxa"/>
            <w:tcBorders>
              <w:top w:val="nil"/>
              <w:left w:val="nil"/>
              <w:bottom w:val="nil"/>
              <w:right w:val="nil"/>
            </w:tcBorders>
          </w:tcPr>
          <w:p w14:paraId="69A6BF14" w14:textId="77777777" w:rsidR="00DA2B11" w:rsidRDefault="004C3EA9">
            <w:pPr>
              <w:spacing w:after="0" w:line="259" w:lineRule="auto"/>
              <w:ind w:left="6" w:right="0" w:firstLine="0"/>
              <w:jc w:val="left"/>
            </w:pPr>
            <w:r>
              <w:rPr>
                <w:sz w:val="20"/>
              </w:rPr>
              <w:t>2012</w:t>
            </w:r>
          </w:p>
        </w:tc>
        <w:tc>
          <w:tcPr>
            <w:tcW w:w="2003" w:type="dxa"/>
            <w:tcBorders>
              <w:top w:val="nil"/>
              <w:left w:val="nil"/>
              <w:bottom w:val="nil"/>
              <w:right w:val="nil"/>
            </w:tcBorders>
          </w:tcPr>
          <w:p w14:paraId="3CFD5E92" w14:textId="77777777" w:rsidR="00DA2B11" w:rsidRDefault="004C3EA9">
            <w:pPr>
              <w:spacing w:after="0" w:line="259" w:lineRule="auto"/>
              <w:ind w:left="0" w:right="0" w:firstLine="0"/>
              <w:jc w:val="left"/>
            </w:pPr>
            <w:r>
              <w:rPr>
                <w:sz w:val="20"/>
              </w:rPr>
              <w:t>MSP, PSQ, MS-HRM</w:t>
            </w:r>
          </w:p>
        </w:tc>
        <w:tc>
          <w:tcPr>
            <w:tcW w:w="950" w:type="dxa"/>
            <w:tcBorders>
              <w:top w:val="nil"/>
              <w:left w:val="nil"/>
              <w:bottom w:val="nil"/>
              <w:right w:val="nil"/>
            </w:tcBorders>
          </w:tcPr>
          <w:p w14:paraId="5F21EDFD" w14:textId="77777777" w:rsidR="00DA2B11" w:rsidRDefault="004C3EA9">
            <w:pPr>
              <w:spacing w:after="0" w:line="259" w:lineRule="auto"/>
              <w:ind w:left="186" w:right="0" w:firstLine="0"/>
              <w:jc w:val="left"/>
            </w:pPr>
            <w:r>
              <w:rPr>
                <w:sz w:val="20"/>
              </w:rPr>
              <w:t>100</w:t>
            </w:r>
          </w:p>
        </w:tc>
        <w:tc>
          <w:tcPr>
            <w:tcW w:w="718" w:type="dxa"/>
            <w:tcBorders>
              <w:top w:val="nil"/>
              <w:left w:val="nil"/>
              <w:bottom w:val="nil"/>
              <w:right w:val="nil"/>
            </w:tcBorders>
          </w:tcPr>
          <w:p w14:paraId="33B3F2C7" w14:textId="77777777" w:rsidR="00DA2B11" w:rsidRDefault="004C3EA9">
            <w:pPr>
              <w:spacing w:after="0" w:line="259" w:lineRule="auto"/>
              <w:ind w:left="182" w:right="0" w:firstLine="0"/>
              <w:jc w:val="left"/>
            </w:pPr>
            <w:r>
              <w:rPr>
                <w:sz w:val="20"/>
              </w:rPr>
              <w:t>5</w:t>
            </w:r>
          </w:p>
        </w:tc>
        <w:tc>
          <w:tcPr>
            <w:tcW w:w="1571" w:type="dxa"/>
            <w:tcBorders>
              <w:top w:val="nil"/>
              <w:left w:val="nil"/>
              <w:bottom w:val="nil"/>
              <w:right w:val="nil"/>
            </w:tcBorders>
          </w:tcPr>
          <w:p w14:paraId="19759D67" w14:textId="77777777" w:rsidR="00DA2B11" w:rsidRDefault="004C3EA9">
            <w:pPr>
              <w:spacing w:after="0" w:line="259" w:lineRule="auto"/>
              <w:ind w:left="484" w:right="0" w:firstLine="0"/>
              <w:jc w:val="left"/>
            </w:pPr>
            <w:r>
              <w:rPr>
                <w:sz w:val="20"/>
              </w:rPr>
              <w:t>8 %</w:t>
            </w:r>
          </w:p>
        </w:tc>
        <w:tc>
          <w:tcPr>
            <w:tcW w:w="4865" w:type="dxa"/>
            <w:tcBorders>
              <w:top w:val="nil"/>
              <w:left w:val="nil"/>
              <w:bottom w:val="nil"/>
              <w:right w:val="nil"/>
            </w:tcBorders>
          </w:tcPr>
          <w:p w14:paraId="50243B7A" w14:textId="77777777" w:rsidR="00DA2B11" w:rsidRDefault="004C3EA9">
            <w:pPr>
              <w:spacing w:after="0" w:line="259" w:lineRule="auto"/>
              <w:ind w:left="0" w:right="239" w:firstLine="0"/>
              <w:jc w:val="center"/>
            </w:pPr>
            <w:r>
              <w:rPr>
                <w:sz w:val="20"/>
              </w:rPr>
              <w:t>PSQ performs best</w:t>
            </w:r>
          </w:p>
        </w:tc>
        <w:tc>
          <w:tcPr>
            <w:tcW w:w="2299" w:type="dxa"/>
            <w:tcBorders>
              <w:top w:val="nil"/>
              <w:left w:val="nil"/>
              <w:bottom w:val="nil"/>
              <w:right w:val="nil"/>
            </w:tcBorders>
          </w:tcPr>
          <w:p w14:paraId="190AA6F7" w14:textId="77777777" w:rsidR="00DA2B11" w:rsidRDefault="004C3EA9">
            <w:pPr>
              <w:spacing w:after="0" w:line="259" w:lineRule="auto"/>
              <w:ind w:left="0" w:right="0" w:firstLine="0"/>
              <w:jc w:val="center"/>
            </w:pPr>
            <w:r>
              <w:rPr>
                <w:sz w:val="20"/>
              </w:rPr>
              <w:t>[</w:t>
            </w:r>
            <w:proofErr w:type="spellStart"/>
            <w:r>
              <w:rPr>
                <w:color w:val="0000FF"/>
                <w:sz w:val="20"/>
              </w:rPr>
              <w:t>Quillien</w:t>
            </w:r>
            <w:proofErr w:type="spellEnd"/>
            <w:r>
              <w:rPr>
                <w:color w:val="0000FF"/>
                <w:sz w:val="20"/>
              </w:rPr>
              <w:t xml:space="preserve"> et al., 2012</w:t>
            </w:r>
            <w:r>
              <w:rPr>
                <w:sz w:val="20"/>
              </w:rPr>
              <w:t>]</w:t>
            </w:r>
          </w:p>
        </w:tc>
      </w:tr>
      <w:tr w:rsidR="00DA2B11" w14:paraId="3F19C3CF" w14:textId="77777777">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14:paraId="40ED2940" w14:textId="77777777" w:rsidR="00DA2B11" w:rsidRDefault="004C3EA9">
            <w:pPr>
              <w:spacing w:after="0" w:line="259" w:lineRule="auto"/>
              <w:ind w:left="432" w:right="0" w:firstLine="0"/>
              <w:jc w:val="left"/>
            </w:pPr>
            <w:proofErr w:type="spellStart"/>
            <w:r>
              <w:rPr>
                <w:sz w:val="20"/>
              </w:rPr>
              <w:t>Xie</w:t>
            </w:r>
            <w:proofErr w:type="spellEnd"/>
          </w:p>
        </w:tc>
        <w:tc>
          <w:tcPr>
            <w:tcW w:w="680" w:type="dxa"/>
            <w:tcBorders>
              <w:top w:val="nil"/>
              <w:left w:val="nil"/>
              <w:bottom w:val="nil"/>
              <w:right w:val="nil"/>
            </w:tcBorders>
          </w:tcPr>
          <w:p w14:paraId="65544467" w14:textId="77777777" w:rsidR="00DA2B11" w:rsidRDefault="004C3EA9">
            <w:pPr>
              <w:spacing w:after="0" w:line="259" w:lineRule="auto"/>
              <w:ind w:left="3" w:right="0" w:firstLine="0"/>
              <w:jc w:val="left"/>
            </w:pPr>
            <w:r>
              <w:rPr>
                <w:sz w:val="20"/>
              </w:rPr>
              <w:t>2015</w:t>
            </w:r>
          </w:p>
        </w:tc>
        <w:tc>
          <w:tcPr>
            <w:tcW w:w="2003" w:type="dxa"/>
            <w:tcBorders>
              <w:top w:val="nil"/>
              <w:left w:val="nil"/>
              <w:bottom w:val="nil"/>
              <w:right w:val="nil"/>
            </w:tcBorders>
          </w:tcPr>
          <w:p w14:paraId="6CD1208C" w14:textId="77777777" w:rsidR="00DA2B11" w:rsidRDefault="004C3EA9">
            <w:pPr>
              <w:spacing w:after="0" w:line="259" w:lineRule="auto"/>
              <w:ind w:left="688" w:right="0" w:firstLine="0"/>
              <w:jc w:val="left"/>
            </w:pPr>
            <w:r>
              <w:rPr>
                <w:sz w:val="20"/>
              </w:rPr>
              <w:t>PSQ</w:t>
            </w:r>
          </w:p>
        </w:tc>
        <w:tc>
          <w:tcPr>
            <w:tcW w:w="950" w:type="dxa"/>
            <w:tcBorders>
              <w:top w:val="nil"/>
              <w:left w:val="nil"/>
              <w:bottom w:val="nil"/>
              <w:right w:val="nil"/>
            </w:tcBorders>
          </w:tcPr>
          <w:p w14:paraId="2DDA81BD" w14:textId="77777777" w:rsidR="00DA2B11" w:rsidRDefault="004C3EA9">
            <w:pPr>
              <w:spacing w:after="0" w:line="259" w:lineRule="auto"/>
              <w:ind w:left="237" w:right="0" w:firstLine="0"/>
              <w:jc w:val="left"/>
            </w:pPr>
            <w:r>
              <w:rPr>
                <w:sz w:val="20"/>
              </w:rPr>
              <w:t>43</w:t>
            </w:r>
          </w:p>
        </w:tc>
        <w:tc>
          <w:tcPr>
            <w:tcW w:w="718" w:type="dxa"/>
            <w:tcBorders>
              <w:top w:val="nil"/>
              <w:left w:val="nil"/>
              <w:bottom w:val="nil"/>
              <w:right w:val="nil"/>
            </w:tcBorders>
          </w:tcPr>
          <w:p w14:paraId="32AFF246" w14:textId="77777777" w:rsidR="00DA2B11" w:rsidRDefault="00DA2B11">
            <w:pPr>
              <w:spacing w:after="160" w:line="259" w:lineRule="auto"/>
              <w:ind w:left="0" w:right="0" w:firstLine="0"/>
              <w:jc w:val="left"/>
            </w:pPr>
          </w:p>
        </w:tc>
        <w:tc>
          <w:tcPr>
            <w:tcW w:w="1571" w:type="dxa"/>
            <w:tcBorders>
              <w:top w:val="nil"/>
              <w:left w:val="nil"/>
              <w:bottom w:val="nil"/>
              <w:right w:val="nil"/>
            </w:tcBorders>
          </w:tcPr>
          <w:p w14:paraId="22EE2D44" w14:textId="77777777" w:rsidR="00DA2B11" w:rsidRDefault="004C3EA9">
            <w:pPr>
              <w:spacing w:after="0" w:line="259" w:lineRule="auto"/>
              <w:ind w:left="441" w:right="0" w:firstLine="0"/>
              <w:jc w:val="left"/>
            </w:pPr>
            <w:r>
              <w:rPr>
                <w:sz w:val="20"/>
              </w:rPr>
              <w:t>10 %</w:t>
            </w:r>
          </w:p>
        </w:tc>
        <w:tc>
          <w:tcPr>
            <w:tcW w:w="4865" w:type="dxa"/>
            <w:tcBorders>
              <w:top w:val="nil"/>
              <w:left w:val="nil"/>
              <w:bottom w:val="nil"/>
              <w:right w:val="nil"/>
            </w:tcBorders>
          </w:tcPr>
          <w:p w14:paraId="264B4845" w14:textId="77777777" w:rsidR="00DA2B11" w:rsidRDefault="004C3EA9">
            <w:pPr>
              <w:spacing w:after="0" w:line="259" w:lineRule="auto"/>
              <w:ind w:left="0" w:right="239" w:firstLine="0"/>
              <w:jc w:val="center"/>
            </w:pPr>
            <w:r>
              <w:rPr>
                <w:sz w:val="20"/>
              </w:rPr>
              <w:t>Not testing cut-off</w:t>
            </w:r>
          </w:p>
        </w:tc>
        <w:tc>
          <w:tcPr>
            <w:tcW w:w="2299" w:type="dxa"/>
            <w:tcBorders>
              <w:top w:val="nil"/>
              <w:left w:val="nil"/>
              <w:bottom w:val="nil"/>
              <w:right w:val="nil"/>
            </w:tcBorders>
          </w:tcPr>
          <w:p w14:paraId="31204C3E" w14:textId="77777777" w:rsidR="00DA2B11" w:rsidRDefault="004C3EA9">
            <w:pPr>
              <w:spacing w:after="0" w:line="259" w:lineRule="auto"/>
              <w:ind w:left="0" w:right="0" w:firstLine="0"/>
              <w:jc w:val="center"/>
            </w:pPr>
            <w:r>
              <w:rPr>
                <w:sz w:val="20"/>
              </w:rPr>
              <w:t>[</w:t>
            </w:r>
            <w:proofErr w:type="spellStart"/>
            <w:r>
              <w:rPr>
                <w:color w:val="0000FF"/>
                <w:sz w:val="20"/>
              </w:rPr>
              <w:t>Xie</w:t>
            </w:r>
            <w:proofErr w:type="spellEnd"/>
            <w:r>
              <w:rPr>
                <w:color w:val="0000FF"/>
                <w:sz w:val="20"/>
              </w:rPr>
              <w:t xml:space="preserve"> et al., 2015</w:t>
            </w:r>
            <w:r>
              <w:rPr>
                <w:sz w:val="20"/>
              </w:rPr>
              <w:t>]</w:t>
            </w:r>
          </w:p>
        </w:tc>
      </w:tr>
      <w:tr w:rsidR="00DA2B11" w14:paraId="782BF7B1" w14:textId="77777777">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14:paraId="5A79BB82" w14:textId="77777777" w:rsidR="00DA2B11" w:rsidRDefault="004C3EA9">
            <w:pPr>
              <w:spacing w:after="0" w:line="259" w:lineRule="auto"/>
              <w:ind w:left="360" w:right="0" w:firstLine="0"/>
              <w:jc w:val="left"/>
            </w:pPr>
            <w:r>
              <w:rPr>
                <w:sz w:val="20"/>
              </w:rPr>
              <w:t>Yuan</w:t>
            </w:r>
          </w:p>
        </w:tc>
        <w:tc>
          <w:tcPr>
            <w:tcW w:w="680" w:type="dxa"/>
            <w:tcBorders>
              <w:top w:val="nil"/>
              <w:left w:val="nil"/>
              <w:bottom w:val="nil"/>
              <w:right w:val="nil"/>
            </w:tcBorders>
          </w:tcPr>
          <w:p w14:paraId="0B1B45DE" w14:textId="77777777" w:rsidR="00DA2B11" w:rsidRDefault="004C3EA9">
            <w:pPr>
              <w:spacing w:after="0" w:line="259" w:lineRule="auto"/>
              <w:ind w:right="0" w:firstLine="0"/>
              <w:jc w:val="left"/>
            </w:pPr>
            <w:r>
              <w:rPr>
                <w:sz w:val="20"/>
              </w:rPr>
              <w:t>2017</w:t>
            </w:r>
          </w:p>
        </w:tc>
        <w:tc>
          <w:tcPr>
            <w:tcW w:w="2003" w:type="dxa"/>
            <w:tcBorders>
              <w:top w:val="nil"/>
              <w:left w:val="nil"/>
              <w:bottom w:val="nil"/>
              <w:right w:val="nil"/>
            </w:tcBorders>
          </w:tcPr>
          <w:p w14:paraId="30540EBF" w14:textId="77777777" w:rsidR="00DA2B11" w:rsidRDefault="004C3EA9">
            <w:pPr>
              <w:spacing w:after="0" w:line="259" w:lineRule="auto"/>
              <w:ind w:left="688" w:right="0" w:firstLine="0"/>
              <w:jc w:val="left"/>
            </w:pPr>
            <w:r>
              <w:rPr>
                <w:sz w:val="20"/>
              </w:rPr>
              <w:t>PSQ</w:t>
            </w:r>
          </w:p>
        </w:tc>
        <w:tc>
          <w:tcPr>
            <w:tcW w:w="950" w:type="dxa"/>
            <w:tcBorders>
              <w:top w:val="nil"/>
              <w:left w:val="nil"/>
              <w:bottom w:val="nil"/>
              <w:right w:val="nil"/>
            </w:tcBorders>
          </w:tcPr>
          <w:p w14:paraId="23C67899" w14:textId="77777777" w:rsidR="00DA2B11" w:rsidRDefault="004C3EA9">
            <w:pPr>
              <w:spacing w:after="0" w:line="259" w:lineRule="auto"/>
              <w:ind w:left="233" w:right="0" w:firstLine="0"/>
              <w:jc w:val="left"/>
            </w:pPr>
            <w:r>
              <w:rPr>
                <w:sz w:val="20"/>
              </w:rPr>
              <w:t>84</w:t>
            </w:r>
          </w:p>
        </w:tc>
        <w:tc>
          <w:tcPr>
            <w:tcW w:w="718" w:type="dxa"/>
            <w:tcBorders>
              <w:top w:val="nil"/>
              <w:left w:val="nil"/>
              <w:bottom w:val="nil"/>
              <w:right w:val="nil"/>
            </w:tcBorders>
          </w:tcPr>
          <w:p w14:paraId="100D5CCD" w14:textId="77777777" w:rsidR="00DA2B11" w:rsidRDefault="004C3EA9">
            <w:pPr>
              <w:spacing w:after="0" w:line="259" w:lineRule="auto"/>
              <w:ind w:left="178" w:right="0" w:firstLine="0"/>
              <w:jc w:val="left"/>
            </w:pPr>
            <w:r>
              <w:rPr>
                <w:sz w:val="20"/>
              </w:rPr>
              <w:t>4</w:t>
            </w:r>
          </w:p>
        </w:tc>
        <w:tc>
          <w:tcPr>
            <w:tcW w:w="1571" w:type="dxa"/>
            <w:tcBorders>
              <w:top w:val="nil"/>
              <w:left w:val="nil"/>
              <w:bottom w:val="nil"/>
              <w:right w:val="nil"/>
            </w:tcBorders>
          </w:tcPr>
          <w:p w14:paraId="6BADE86E" w14:textId="77777777" w:rsidR="00DA2B11" w:rsidRDefault="004C3EA9">
            <w:pPr>
              <w:spacing w:after="0" w:line="259" w:lineRule="auto"/>
              <w:ind w:left="308" w:right="0" w:firstLine="0"/>
              <w:jc w:val="left"/>
            </w:pPr>
            <w:r>
              <w:rPr>
                <w:sz w:val="20"/>
              </w:rPr>
              <w:t>12.50 %</w:t>
            </w:r>
          </w:p>
        </w:tc>
        <w:tc>
          <w:tcPr>
            <w:tcW w:w="4865" w:type="dxa"/>
            <w:tcBorders>
              <w:top w:val="nil"/>
              <w:left w:val="nil"/>
              <w:bottom w:val="nil"/>
              <w:right w:val="nil"/>
            </w:tcBorders>
          </w:tcPr>
          <w:p w14:paraId="09BABA80" w14:textId="77777777" w:rsidR="00DA2B11" w:rsidRDefault="004C3EA9">
            <w:pPr>
              <w:spacing w:after="0" w:line="259" w:lineRule="auto"/>
              <w:ind w:left="373" w:right="0" w:firstLine="0"/>
              <w:jc w:val="left"/>
            </w:pPr>
            <w:r>
              <w:rPr>
                <w:sz w:val="20"/>
              </w:rPr>
              <w:t xml:space="preserve">Higher methylation </w:t>
            </w:r>
            <w:proofErr w:type="spellStart"/>
            <w:r>
              <w:rPr>
                <w:sz w:val="20"/>
              </w:rPr>
              <w:t>corrilates</w:t>
            </w:r>
            <w:proofErr w:type="spellEnd"/>
            <w:r>
              <w:rPr>
                <w:sz w:val="20"/>
              </w:rPr>
              <w:t xml:space="preserve"> with longer OS</w:t>
            </w:r>
          </w:p>
        </w:tc>
        <w:tc>
          <w:tcPr>
            <w:tcW w:w="2299" w:type="dxa"/>
            <w:tcBorders>
              <w:top w:val="nil"/>
              <w:left w:val="nil"/>
              <w:bottom w:val="nil"/>
              <w:right w:val="nil"/>
            </w:tcBorders>
          </w:tcPr>
          <w:p w14:paraId="5B9181C3" w14:textId="77777777" w:rsidR="00DA2B11" w:rsidRDefault="004C3EA9">
            <w:pPr>
              <w:spacing w:after="0" w:line="259" w:lineRule="auto"/>
              <w:ind w:left="0" w:right="0" w:firstLine="0"/>
              <w:jc w:val="center"/>
            </w:pPr>
            <w:r>
              <w:rPr>
                <w:sz w:val="20"/>
              </w:rPr>
              <w:t>[</w:t>
            </w:r>
            <w:r>
              <w:rPr>
                <w:color w:val="0000FF"/>
                <w:sz w:val="20"/>
              </w:rPr>
              <w:t>Yuan et al., 2017</w:t>
            </w:r>
            <w:r>
              <w:rPr>
                <w:sz w:val="20"/>
              </w:rPr>
              <w:t>]</w:t>
            </w:r>
          </w:p>
        </w:tc>
      </w:tr>
      <w:tr w:rsidR="00DA2B11" w14:paraId="06C9D06F" w14:textId="77777777">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14:paraId="49CA4A0B" w14:textId="77777777" w:rsidR="00DA2B11" w:rsidRDefault="004C3EA9">
            <w:pPr>
              <w:spacing w:after="0" w:line="259" w:lineRule="auto"/>
              <w:ind w:left="122" w:right="0" w:firstLine="0"/>
              <w:jc w:val="left"/>
            </w:pPr>
            <w:proofErr w:type="spellStart"/>
            <w:r>
              <w:rPr>
                <w:sz w:val="20"/>
              </w:rPr>
              <w:t>Brigliadori</w:t>
            </w:r>
            <w:proofErr w:type="spellEnd"/>
          </w:p>
        </w:tc>
        <w:tc>
          <w:tcPr>
            <w:tcW w:w="680" w:type="dxa"/>
            <w:tcBorders>
              <w:top w:val="nil"/>
              <w:left w:val="nil"/>
              <w:bottom w:val="nil"/>
              <w:right w:val="nil"/>
            </w:tcBorders>
          </w:tcPr>
          <w:p w14:paraId="708774DD" w14:textId="77777777" w:rsidR="00DA2B11" w:rsidRDefault="004C3EA9">
            <w:pPr>
              <w:spacing w:after="0" w:line="259" w:lineRule="auto"/>
              <w:ind w:left="2" w:right="0" w:firstLine="0"/>
              <w:jc w:val="left"/>
            </w:pPr>
            <w:r>
              <w:rPr>
                <w:sz w:val="20"/>
              </w:rPr>
              <w:t>2016</w:t>
            </w:r>
          </w:p>
        </w:tc>
        <w:tc>
          <w:tcPr>
            <w:tcW w:w="2003" w:type="dxa"/>
            <w:tcBorders>
              <w:top w:val="nil"/>
              <w:left w:val="nil"/>
              <w:bottom w:val="nil"/>
              <w:right w:val="nil"/>
            </w:tcBorders>
          </w:tcPr>
          <w:p w14:paraId="179B3F91" w14:textId="77777777" w:rsidR="00DA2B11" w:rsidRDefault="004C3EA9">
            <w:pPr>
              <w:spacing w:after="0" w:line="259" w:lineRule="auto"/>
              <w:ind w:left="688" w:right="0" w:firstLine="0"/>
              <w:jc w:val="left"/>
            </w:pPr>
            <w:r>
              <w:rPr>
                <w:sz w:val="20"/>
              </w:rPr>
              <w:t>PSQ</w:t>
            </w:r>
          </w:p>
        </w:tc>
        <w:tc>
          <w:tcPr>
            <w:tcW w:w="950" w:type="dxa"/>
            <w:tcBorders>
              <w:top w:val="nil"/>
              <w:left w:val="nil"/>
              <w:bottom w:val="nil"/>
              <w:right w:val="nil"/>
            </w:tcBorders>
          </w:tcPr>
          <w:p w14:paraId="39E26C20" w14:textId="77777777" w:rsidR="00DA2B11" w:rsidRDefault="004C3EA9">
            <w:pPr>
              <w:spacing w:after="0" w:line="259" w:lineRule="auto"/>
              <w:ind w:left="193" w:right="0" w:firstLine="0"/>
              <w:jc w:val="left"/>
            </w:pPr>
            <w:r>
              <w:rPr>
                <w:sz w:val="20"/>
              </w:rPr>
              <w:t>105</w:t>
            </w:r>
          </w:p>
        </w:tc>
        <w:tc>
          <w:tcPr>
            <w:tcW w:w="718" w:type="dxa"/>
            <w:tcBorders>
              <w:top w:val="nil"/>
              <w:left w:val="nil"/>
              <w:bottom w:val="nil"/>
              <w:right w:val="nil"/>
            </w:tcBorders>
          </w:tcPr>
          <w:p w14:paraId="3E5AE848" w14:textId="77777777" w:rsidR="00DA2B11" w:rsidRDefault="004C3EA9">
            <w:pPr>
              <w:spacing w:after="0" w:line="259" w:lineRule="auto"/>
              <w:ind w:left="135" w:right="0" w:firstLine="0"/>
              <w:jc w:val="left"/>
            </w:pPr>
            <w:r>
              <w:rPr>
                <w:sz w:val="20"/>
              </w:rPr>
              <w:t>10</w:t>
            </w:r>
          </w:p>
        </w:tc>
        <w:tc>
          <w:tcPr>
            <w:tcW w:w="1571" w:type="dxa"/>
            <w:tcBorders>
              <w:top w:val="nil"/>
              <w:left w:val="nil"/>
              <w:bottom w:val="nil"/>
              <w:right w:val="nil"/>
            </w:tcBorders>
          </w:tcPr>
          <w:p w14:paraId="408DF822" w14:textId="77777777" w:rsidR="00DA2B11" w:rsidRDefault="004C3EA9">
            <w:pPr>
              <w:spacing w:after="0" w:line="259" w:lineRule="auto"/>
              <w:ind w:left="424" w:right="0" w:firstLine="0"/>
              <w:jc w:val="left"/>
            </w:pPr>
            <w:r>
              <w:rPr>
                <w:sz w:val="20"/>
              </w:rPr>
              <w:t>30 %</w:t>
            </w:r>
          </w:p>
        </w:tc>
        <w:tc>
          <w:tcPr>
            <w:tcW w:w="4865" w:type="dxa"/>
            <w:tcBorders>
              <w:top w:val="nil"/>
              <w:left w:val="nil"/>
              <w:bottom w:val="nil"/>
              <w:right w:val="nil"/>
            </w:tcBorders>
          </w:tcPr>
          <w:p w14:paraId="2175125C" w14:textId="77777777" w:rsidR="00DA2B11" w:rsidRDefault="004C3EA9">
            <w:pPr>
              <w:spacing w:after="0" w:line="259" w:lineRule="auto"/>
              <w:ind w:left="305" w:right="0" w:firstLine="0"/>
              <w:jc w:val="left"/>
            </w:pPr>
            <w:r>
              <w:rPr>
                <w:sz w:val="20"/>
              </w:rPr>
              <w:t>”Grey-zone” patients do not benefit from TMZ</w:t>
            </w:r>
          </w:p>
        </w:tc>
        <w:tc>
          <w:tcPr>
            <w:tcW w:w="2299" w:type="dxa"/>
            <w:tcBorders>
              <w:top w:val="nil"/>
              <w:left w:val="nil"/>
              <w:bottom w:val="nil"/>
              <w:right w:val="nil"/>
            </w:tcBorders>
          </w:tcPr>
          <w:p w14:paraId="234E1D61" w14:textId="77777777" w:rsidR="00DA2B11" w:rsidRDefault="004C3EA9">
            <w:pPr>
              <w:spacing w:after="0" w:line="259" w:lineRule="auto"/>
              <w:ind w:left="124" w:right="0" w:firstLine="0"/>
              <w:jc w:val="left"/>
            </w:pPr>
            <w:r>
              <w:rPr>
                <w:sz w:val="20"/>
              </w:rPr>
              <w:t>[</w:t>
            </w:r>
            <w:proofErr w:type="spellStart"/>
            <w:r>
              <w:rPr>
                <w:color w:val="0000FF"/>
                <w:sz w:val="20"/>
              </w:rPr>
              <w:t>Brigliadori</w:t>
            </w:r>
            <w:proofErr w:type="spellEnd"/>
            <w:r>
              <w:rPr>
                <w:color w:val="0000FF"/>
                <w:sz w:val="20"/>
              </w:rPr>
              <w:t xml:space="preserve"> et al., 2016</w:t>
            </w:r>
            <w:r>
              <w:rPr>
                <w:sz w:val="20"/>
              </w:rPr>
              <w:t>]</w:t>
            </w:r>
          </w:p>
        </w:tc>
      </w:tr>
      <w:tr w:rsidR="00DA2B11" w14:paraId="682E6DC0" w14:textId="77777777">
        <w:tblPrEx>
          <w:tblCellMar>
            <w:top w:w="0" w:type="dxa"/>
            <w:left w:w="0" w:type="dxa"/>
            <w:right w:w="0" w:type="dxa"/>
          </w:tblCellMar>
        </w:tblPrEx>
        <w:trPr>
          <w:gridAfter w:val="1"/>
          <w:wAfter w:w="238" w:type="dxa"/>
          <w:trHeight w:val="401"/>
        </w:trPr>
        <w:tc>
          <w:tcPr>
            <w:tcW w:w="1391" w:type="dxa"/>
            <w:tcBorders>
              <w:top w:val="nil"/>
              <w:left w:val="nil"/>
              <w:bottom w:val="nil"/>
              <w:right w:val="nil"/>
            </w:tcBorders>
          </w:tcPr>
          <w:p w14:paraId="074DDCAA" w14:textId="77777777" w:rsidR="00DA2B11" w:rsidRDefault="004C3EA9">
            <w:pPr>
              <w:spacing w:after="0" w:line="259" w:lineRule="auto"/>
              <w:ind w:left="305" w:right="0" w:firstLine="0"/>
              <w:jc w:val="left"/>
            </w:pPr>
            <w:r>
              <w:rPr>
                <w:sz w:val="20"/>
              </w:rPr>
              <w:t>Radke</w:t>
            </w:r>
          </w:p>
        </w:tc>
        <w:tc>
          <w:tcPr>
            <w:tcW w:w="680" w:type="dxa"/>
            <w:tcBorders>
              <w:top w:val="nil"/>
              <w:left w:val="nil"/>
              <w:bottom w:val="nil"/>
              <w:right w:val="nil"/>
            </w:tcBorders>
          </w:tcPr>
          <w:p w14:paraId="51170AEC" w14:textId="77777777" w:rsidR="00DA2B11" w:rsidRDefault="004C3EA9">
            <w:pPr>
              <w:spacing w:after="0" w:line="259" w:lineRule="auto"/>
              <w:ind w:left="2" w:right="0" w:firstLine="0"/>
              <w:jc w:val="left"/>
            </w:pPr>
            <w:r>
              <w:rPr>
                <w:sz w:val="20"/>
              </w:rPr>
              <w:t>2019</w:t>
            </w:r>
          </w:p>
        </w:tc>
        <w:tc>
          <w:tcPr>
            <w:tcW w:w="2003" w:type="dxa"/>
            <w:tcBorders>
              <w:top w:val="nil"/>
              <w:left w:val="nil"/>
              <w:bottom w:val="nil"/>
              <w:right w:val="nil"/>
            </w:tcBorders>
          </w:tcPr>
          <w:p w14:paraId="7C0ADD2B" w14:textId="77777777" w:rsidR="00DA2B11" w:rsidRDefault="004C3EA9">
            <w:pPr>
              <w:spacing w:after="0" w:line="259" w:lineRule="auto"/>
              <w:ind w:left="334" w:right="0" w:firstLine="0"/>
              <w:jc w:val="left"/>
            </w:pPr>
            <w:r>
              <w:rPr>
                <w:sz w:val="20"/>
              </w:rPr>
              <w:t xml:space="preserve">PSQ, </w:t>
            </w:r>
            <w:proofErr w:type="spellStart"/>
            <w:r>
              <w:rPr>
                <w:sz w:val="20"/>
              </w:rPr>
              <w:t>sqMSP</w:t>
            </w:r>
            <w:proofErr w:type="spellEnd"/>
          </w:p>
        </w:tc>
        <w:tc>
          <w:tcPr>
            <w:tcW w:w="950" w:type="dxa"/>
            <w:tcBorders>
              <w:top w:val="nil"/>
              <w:left w:val="nil"/>
              <w:bottom w:val="nil"/>
              <w:right w:val="nil"/>
            </w:tcBorders>
          </w:tcPr>
          <w:p w14:paraId="47D3A7DE" w14:textId="77777777" w:rsidR="00DA2B11" w:rsidRDefault="004C3EA9">
            <w:pPr>
              <w:spacing w:after="0" w:line="259" w:lineRule="auto"/>
              <w:ind w:left="235" w:right="0" w:firstLine="0"/>
              <w:jc w:val="left"/>
            </w:pPr>
            <w:r>
              <w:rPr>
                <w:sz w:val="20"/>
              </w:rPr>
              <w:t>111</w:t>
            </w:r>
          </w:p>
        </w:tc>
        <w:tc>
          <w:tcPr>
            <w:tcW w:w="718" w:type="dxa"/>
            <w:tcBorders>
              <w:top w:val="nil"/>
              <w:left w:val="nil"/>
              <w:bottom w:val="nil"/>
              <w:right w:val="nil"/>
            </w:tcBorders>
          </w:tcPr>
          <w:p w14:paraId="1DDBC332" w14:textId="77777777" w:rsidR="00DA2B11" w:rsidRDefault="00DA2B11">
            <w:pPr>
              <w:spacing w:after="160" w:line="259" w:lineRule="auto"/>
              <w:ind w:left="0" w:right="0" w:firstLine="0"/>
              <w:jc w:val="left"/>
            </w:pPr>
          </w:p>
        </w:tc>
        <w:tc>
          <w:tcPr>
            <w:tcW w:w="1571" w:type="dxa"/>
            <w:tcBorders>
              <w:top w:val="nil"/>
              <w:left w:val="nil"/>
              <w:bottom w:val="nil"/>
              <w:right w:val="nil"/>
            </w:tcBorders>
          </w:tcPr>
          <w:p w14:paraId="12DC1CF3" w14:textId="77777777" w:rsidR="00DA2B11" w:rsidRDefault="004C3EA9">
            <w:pPr>
              <w:spacing w:after="0" w:line="259" w:lineRule="auto"/>
              <w:ind w:left="441" w:right="0" w:firstLine="0"/>
              <w:jc w:val="left"/>
            </w:pPr>
            <w:r>
              <w:rPr>
                <w:sz w:val="20"/>
              </w:rPr>
              <w:t>10 %</w:t>
            </w:r>
          </w:p>
        </w:tc>
        <w:tc>
          <w:tcPr>
            <w:tcW w:w="4865" w:type="dxa"/>
            <w:tcBorders>
              <w:top w:val="nil"/>
              <w:left w:val="nil"/>
              <w:bottom w:val="nil"/>
              <w:right w:val="nil"/>
            </w:tcBorders>
          </w:tcPr>
          <w:p w14:paraId="214F4A34" w14:textId="77777777" w:rsidR="00DA2B11" w:rsidRDefault="004C3EA9">
            <w:pPr>
              <w:spacing w:after="0" w:line="259" w:lineRule="auto"/>
              <w:ind w:left="206" w:right="0" w:firstLine="0"/>
              <w:jc w:val="left"/>
            </w:pPr>
            <w:r>
              <w:rPr>
                <w:sz w:val="20"/>
              </w:rPr>
              <w:t>Best results when PSQ and MSP were combined</w:t>
            </w:r>
          </w:p>
        </w:tc>
        <w:tc>
          <w:tcPr>
            <w:tcW w:w="2299" w:type="dxa"/>
            <w:tcBorders>
              <w:top w:val="nil"/>
              <w:left w:val="nil"/>
              <w:bottom w:val="nil"/>
              <w:right w:val="nil"/>
            </w:tcBorders>
          </w:tcPr>
          <w:p w14:paraId="79DE8202" w14:textId="77777777" w:rsidR="00DA2B11" w:rsidRDefault="004C3EA9">
            <w:pPr>
              <w:spacing w:after="0" w:line="259" w:lineRule="auto"/>
              <w:ind w:left="0" w:right="0" w:firstLine="0"/>
              <w:jc w:val="center"/>
            </w:pPr>
            <w:r>
              <w:rPr>
                <w:sz w:val="20"/>
              </w:rPr>
              <w:t>[</w:t>
            </w:r>
            <w:r>
              <w:rPr>
                <w:color w:val="0000FF"/>
                <w:sz w:val="20"/>
              </w:rPr>
              <w:t>Radke et al., 2019</w:t>
            </w:r>
            <w:r>
              <w:rPr>
                <w:sz w:val="20"/>
              </w:rPr>
              <w:t>]</w:t>
            </w:r>
          </w:p>
        </w:tc>
      </w:tr>
      <w:tr w:rsidR="00DA2B11" w14:paraId="318E0CF3" w14:textId="77777777">
        <w:tblPrEx>
          <w:tblCellMar>
            <w:top w:w="0" w:type="dxa"/>
            <w:left w:w="0" w:type="dxa"/>
            <w:right w:w="0" w:type="dxa"/>
          </w:tblCellMar>
        </w:tblPrEx>
        <w:trPr>
          <w:gridAfter w:val="1"/>
          <w:wAfter w:w="238" w:type="dxa"/>
          <w:trHeight w:val="774"/>
        </w:trPr>
        <w:tc>
          <w:tcPr>
            <w:tcW w:w="1391" w:type="dxa"/>
            <w:tcBorders>
              <w:top w:val="nil"/>
              <w:left w:val="nil"/>
              <w:bottom w:val="nil"/>
              <w:right w:val="nil"/>
            </w:tcBorders>
            <w:vAlign w:val="center"/>
          </w:tcPr>
          <w:p w14:paraId="583555A9" w14:textId="77777777" w:rsidR="00DA2B11" w:rsidRDefault="004C3EA9">
            <w:pPr>
              <w:spacing w:after="0" w:line="259" w:lineRule="auto"/>
              <w:ind w:left="376" w:right="0" w:firstLine="0"/>
              <w:jc w:val="left"/>
            </w:pPr>
            <w:r>
              <w:rPr>
                <w:sz w:val="20"/>
              </w:rPr>
              <w:t>Chai</w:t>
            </w:r>
          </w:p>
        </w:tc>
        <w:tc>
          <w:tcPr>
            <w:tcW w:w="680" w:type="dxa"/>
            <w:tcBorders>
              <w:top w:val="nil"/>
              <w:left w:val="nil"/>
              <w:bottom w:val="nil"/>
              <w:right w:val="nil"/>
            </w:tcBorders>
            <w:vAlign w:val="center"/>
          </w:tcPr>
          <w:p w14:paraId="1124185A" w14:textId="77777777" w:rsidR="00DA2B11" w:rsidRDefault="004C3EA9">
            <w:pPr>
              <w:spacing w:after="0" w:line="259" w:lineRule="auto"/>
              <w:ind w:left="8" w:right="0" w:firstLine="0"/>
              <w:jc w:val="left"/>
            </w:pPr>
            <w:r>
              <w:rPr>
                <w:sz w:val="20"/>
              </w:rPr>
              <w:t>2021</w:t>
            </w:r>
          </w:p>
        </w:tc>
        <w:tc>
          <w:tcPr>
            <w:tcW w:w="2003" w:type="dxa"/>
            <w:tcBorders>
              <w:top w:val="nil"/>
              <w:left w:val="nil"/>
              <w:bottom w:val="nil"/>
              <w:right w:val="nil"/>
            </w:tcBorders>
            <w:vAlign w:val="center"/>
          </w:tcPr>
          <w:p w14:paraId="30C6F403" w14:textId="77777777" w:rsidR="00DA2B11" w:rsidRDefault="004C3EA9">
            <w:pPr>
              <w:spacing w:after="0" w:line="259" w:lineRule="auto"/>
              <w:ind w:left="688" w:right="0" w:firstLine="0"/>
              <w:jc w:val="left"/>
            </w:pPr>
            <w:r>
              <w:rPr>
                <w:sz w:val="20"/>
              </w:rPr>
              <w:t>PSQ</w:t>
            </w:r>
          </w:p>
        </w:tc>
        <w:tc>
          <w:tcPr>
            <w:tcW w:w="950" w:type="dxa"/>
            <w:tcBorders>
              <w:top w:val="nil"/>
              <w:left w:val="nil"/>
              <w:bottom w:val="nil"/>
              <w:right w:val="nil"/>
            </w:tcBorders>
            <w:vAlign w:val="center"/>
          </w:tcPr>
          <w:p w14:paraId="5B8BDD39" w14:textId="77777777" w:rsidR="00DA2B11" w:rsidRDefault="004C3EA9">
            <w:pPr>
              <w:spacing w:after="0" w:line="259" w:lineRule="auto"/>
              <w:ind w:left="207" w:right="0" w:firstLine="0"/>
              <w:jc w:val="left"/>
            </w:pPr>
            <w:r>
              <w:rPr>
                <w:sz w:val="20"/>
              </w:rPr>
              <w:t>173</w:t>
            </w:r>
          </w:p>
        </w:tc>
        <w:tc>
          <w:tcPr>
            <w:tcW w:w="718" w:type="dxa"/>
            <w:tcBorders>
              <w:top w:val="nil"/>
              <w:left w:val="nil"/>
              <w:bottom w:val="nil"/>
              <w:right w:val="nil"/>
            </w:tcBorders>
            <w:vAlign w:val="center"/>
          </w:tcPr>
          <w:p w14:paraId="1FB2AE26" w14:textId="77777777" w:rsidR="00DA2B11" w:rsidRDefault="004C3EA9">
            <w:pPr>
              <w:spacing w:after="0" w:line="259" w:lineRule="auto"/>
              <w:ind w:left="178" w:right="0" w:firstLine="0"/>
              <w:jc w:val="left"/>
            </w:pPr>
            <w:r>
              <w:rPr>
                <w:sz w:val="20"/>
              </w:rPr>
              <w:t>4</w:t>
            </w:r>
          </w:p>
        </w:tc>
        <w:tc>
          <w:tcPr>
            <w:tcW w:w="1571" w:type="dxa"/>
            <w:tcBorders>
              <w:top w:val="nil"/>
              <w:left w:val="nil"/>
              <w:bottom w:val="nil"/>
              <w:right w:val="nil"/>
            </w:tcBorders>
            <w:vAlign w:val="center"/>
          </w:tcPr>
          <w:p w14:paraId="24CFA480" w14:textId="77777777" w:rsidR="00DA2B11" w:rsidRDefault="004C3EA9">
            <w:pPr>
              <w:spacing w:after="0" w:line="259" w:lineRule="auto"/>
              <w:ind w:left="441" w:right="0" w:firstLine="0"/>
              <w:jc w:val="left"/>
            </w:pPr>
            <w:r>
              <w:rPr>
                <w:sz w:val="20"/>
              </w:rPr>
              <w:t>10 %</w:t>
            </w:r>
          </w:p>
        </w:tc>
        <w:tc>
          <w:tcPr>
            <w:tcW w:w="4865" w:type="dxa"/>
            <w:tcBorders>
              <w:top w:val="nil"/>
              <w:left w:val="nil"/>
              <w:bottom w:val="nil"/>
              <w:right w:val="nil"/>
            </w:tcBorders>
          </w:tcPr>
          <w:p w14:paraId="4CE67AEC" w14:textId="77777777" w:rsidR="00DA2B11" w:rsidRDefault="004C3EA9">
            <w:pPr>
              <w:spacing w:after="0" w:line="259" w:lineRule="auto"/>
              <w:ind w:left="837" w:right="196" w:hanging="429"/>
              <w:jc w:val="left"/>
            </w:pPr>
            <w:r>
              <w:rPr>
                <w:sz w:val="20"/>
              </w:rPr>
              <w:t>MGMT promoter methylation has predictive value in IDH-mutant glioblastoma</w:t>
            </w:r>
          </w:p>
        </w:tc>
        <w:tc>
          <w:tcPr>
            <w:tcW w:w="2299" w:type="dxa"/>
            <w:tcBorders>
              <w:top w:val="nil"/>
              <w:left w:val="nil"/>
              <w:bottom w:val="nil"/>
              <w:right w:val="nil"/>
            </w:tcBorders>
            <w:vAlign w:val="center"/>
          </w:tcPr>
          <w:p w14:paraId="410680F5" w14:textId="77777777" w:rsidR="00DA2B11" w:rsidRDefault="004C3EA9">
            <w:pPr>
              <w:spacing w:after="0" w:line="259" w:lineRule="auto"/>
              <w:ind w:left="0" w:right="0" w:firstLine="0"/>
              <w:jc w:val="center"/>
            </w:pPr>
            <w:r>
              <w:rPr>
                <w:sz w:val="20"/>
              </w:rPr>
              <w:t>[</w:t>
            </w:r>
            <w:r>
              <w:rPr>
                <w:color w:val="0000FF"/>
                <w:sz w:val="20"/>
              </w:rPr>
              <w:t>Choi et al., 2021</w:t>
            </w:r>
            <w:r>
              <w:rPr>
                <w:sz w:val="20"/>
              </w:rPr>
              <w:t>]</w:t>
            </w:r>
          </w:p>
        </w:tc>
      </w:tr>
      <w:tr w:rsidR="00DA2B11" w14:paraId="651F456C" w14:textId="77777777">
        <w:tblPrEx>
          <w:tblCellMar>
            <w:top w:w="0" w:type="dxa"/>
            <w:left w:w="0" w:type="dxa"/>
            <w:right w:w="0" w:type="dxa"/>
          </w:tblCellMar>
        </w:tblPrEx>
        <w:trPr>
          <w:gridAfter w:val="1"/>
          <w:wAfter w:w="238" w:type="dxa"/>
          <w:trHeight w:val="774"/>
        </w:trPr>
        <w:tc>
          <w:tcPr>
            <w:tcW w:w="1391" w:type="dxa"/>
            <w:tcBorders>
              <w:top w:val="nil"/>
              <w:left w:val="nil"/>
              <w:bottom w:val="nil"/>
              <w:right w:val="nil"/>
            </w:tcBorders>
            <w:vAlign w:val="center"/>
          </w:tcPr>
          <w:p w14:paraId="319386DE" w14:textId="77777777" w:rsidR="00DA2B11" w:rsidRDefault="004C3EA9">
            <w:pPr>
              <w:spacing w:after="0" w:line="259" w:lineRule="auto"/>
              <w:ind w:left="307" w:right="0" w:firstLine="0"/>
              <w:jc w:val="left"/>
            </w:pPr>
            <w:proofErr w:type="spellStart"/>
            <w:r>
              <w:rPr>
                <w:sz w:val="20"/>
              </w:rPr>
              <w:t>Dovek</w:t>
            </w:r>
            <w:proofErr w:type="spellEnd"/>
          </w:p>
        </w:tc>
        <w:tc>
          <w:tcPr>
            <w:tcW w:w="680" w:type="dxa"/>
            <w:tcBorders>
              <w:top w:val="nil"/>
              <w:left w:val="nil"/>
              <w:bottom w:val="nil"/>
              <w:right w:val="nil"/>
            </w:tcBorders>
            <w:vAlign w:val="center"/>
          </w:tcPr>
          <w:p w14:paraId="03A9BC28" w14:textId="77777777" w:rsidR="00DA2B11" w:rsidRDefault="004C3EA9">
            <w:pPr>
              <w:spacing w:after="0" w:line="259" w:lineRule="auto"/>
              <w:ind w:left="2" w:right="0" w:firstLine="0"/>
              <w:jc w:val="left"/>
            </w:pPr>
            <w:r>
              <w:rPr>
                <w:sz w:val="20"/>
              </w:rPr>
              <w:t>2019</w:t>
            </w:r>
          </w:p>
        </w:tc>
        <w:tc>
          <w:tcPr>
            <w:tcW w:w="2003" w:type="dxa"/>
            <w:tcBorders>
              <w:top w:val="nil"/>
              <w:left w:val="nil"/>
              <w:bottom w:val="nil"/>
              <w:right w:val="nil"/>
            </w:tcBorders>
            <w:vAlign w:val="center"/>
          </w:tcPr>
          <w:p w14:paraId="21A40547" w14:textId="77777777" w:rsidR="00DA2B11" w:rsidRDefault="004C3EA9">
            <w:pPr>
              <w:spacing w:after="0" w:line="259" w:lineRule="auto"/>
              <w:ind w:left="623" w:right="0" w:firstLine="0"/>
              <w:jc w:val="left"/>
            </w:pPr>
            <w:proofErr w:type="spellStart"/>
            <w:r>
              <w:rPr>
                <w:sz w:val="20"/>
              </w:rPr>
              <w:t>qMSP</w:t>
            </w:r>
            <w:proofErr w:type="spellEnd"/>
          </w:p>
        </w:tc>
        <w:tc>
          <w:tcPr>
            <w:tcW w:w="950" w:type="dxa"/>
            <w:tcBorders>
              <w:top w:val="nil"/>
              <w:left w:val="nil"/>
              <w:bottom w:val="nil"/>
              <w:right w:val="nil"/>
            </w:tcBorders>
            <w:vAlign w:val="center"/>
          </w:tcPr>
          <w:p w14:paraId="2C6B37DB" w14:textId="77777777" w:rsidR="00DA2B11" w:rsidRDefault="004C3EA9">
            <w:pPr>
              <w:spacing w:after="0" w:line="259" w:lineRule="auto"/>
              <w:ind w:left="198" w:right="0" w:firstLine="0"/>
              <w:jc w:val="left"/>
            </w:pPr>
            <w:r>
              <w:rPr>
                <w:sz w:val="20"/>
              </w:rPr>
              <w:t>165</w:t>
            </w:r>
          </w:p>
        </w:tc>
        <w:tc>
          <w:tcPr>
            <w:tcW w:w="718" w:type="dxa"/>
            <w:tcBorders>
              <w:top w:val="nil"/>
              <w:left w:val="nil"/>
              <w:bottom w:val="nil"/>
              <w:right w:val="nil"/>
            </w:tcBorders>
          </w:tcPr>
          <w:p w14:paraId="284A95D7" w14:textId="77777777" w:rsidR="00DA2B11" w:rsidRDefault="00DA2B11">
            <w:pPr>
              <w:spacing w:after="160" w:line="259" w:lineRule="auto"/>
              <w:ind w:left="0" w:right="0" w:firstLine="0"/>
              <w:jc w:val="left"/>
            </w:pPr>
          </w:p>
        </w:tc>
        <w:tc>
          <w:tcPr>
            <w:tcW w:w="1571" w:type="dxa"/>
            <w:tcBorders>
              <w:top w:val="nil"/>
              <w:left w:val="nil"/>
              <w:bottom w:val="nil"/>
              <w:right w:val="nil"/>
            </w:tcBorders>
            <w:vAlign w:val="center"/>
          </w:tcPr>
          <w:p w14:paraId="5063254F" w14:textId="77777777" w:rsidR="00DA2B11" w:rsidRDefault="004C3EA9">
            <w:pPr>
              <w:spacing w:after="0" w:line="259" w:lineRule="auto"/>
              <w:ind w:left="571" w:right="0" w:firstLine="0"/>
              <w:jc w:val="left"/>
            </w:pPr>
            <w:r>
              <w:rPr>
                <w:sz w:val="20"/>
              </w:rPr>
              <w:t>&gt;1</w:t>
            </w:r>
          </w:p>
        </w:tc>
        <w:tc>
          <w:tcPr>
            <w:tcW w:w="4865" w:type="dxa"/>
            <w:tcBorders>
              <w:top w:val="nil"/>
              <w:left w:val="nil"/>
              <w:bottom w:val="nil"/>
              <w:right w:val="nil"/>
            </w:tcBorders>
          </w:tcPr>
          <w:p w14:paraId="069B1721" w14:textId="77777777" w:rsidR="00DA2B11" w:rsidRDefault="004C3EA9">
            <w:pPr>
              <w:spacing w:after="0" w:line="259" w:lineRule="auto"/>
              <w:ind w:left="0" w:right="239" w:firstLine="592"/>
              <w:jc w:val="left"/>
            </w:pPr>
            <w:r>
              <w:rPr>
                <w:sz w:val="20"/>
              </w:rPr>
              <w:t>”Grey-zone” patients benefit from TMZ, higher methylation does not correlate with longer OS</w:t>
            </w:r>
          </w:p>
        </w:tc>
        <w:tc>
          <w:tcPr>
            <w:tcW w:w="2299" w:type="dxa"/>
            <w:tcBorders>
              <w:top w:val="nil"/>
              <w:left w:val="nil"/>
              <w:bottom w:val="nil"/>
              <w:right w:val="nil"/>
            </w:tcBorders>
            <w:vAlign w:val="center"/>
          </w:tcPr>
          <w:p w14:paraId="06D2EEC9" w14:textId="77777777" w:rsidR="00DA2B11" w:rsidRDefault="004C3EA9">
            <w:pPr>
              <w:spacing w:after="0" w:line="259" w:lineRule="auto"/>
              <w:ind w:left="0" w:right="0" w:firstLine="0"/>
              <w:jc w:val="center"/>
            </w:pPr>
            <w:r>
              <w:rPr>
                <w:sz w:val="20"/>
              </w:rPr>
              <w:t>[</w:t>
            </w:r>
            <w:proofErr w:type="spellStart"/>
            <w:r>
              <w:rPr>
                <w:color w:val="0000FF"/>
                <w:sz w:val="20"/>
              </w:rPr>
              <w:t>Dovek</w:t>
            </w:r>
            <w:proofErr w:type="spellEnd"/>
            <w:r>
              <w:rPr>
                <w:color w:val="0000FF"/>
                <w:sz w:val="20"/>
              </w:rPr>
              <w:t xml:space="preserve"> et al., 2019</w:t>
            </w:r>
            <w:r>
              <w:rPr>
                <w:sz w:val="20"/>
              </w:rPr>
              <w:t>]</w:t>
            </w:r>
          </w:p>
        </w:tc>
      </w:tr>
      <w:tr w:rsidR="00DA2B11" w14:paraId="377F6223" w14:textId="77777777">
        <w:tblPrEx>
          <w:tblCellMar>
            <w:top w:w="0" w:type="dxa"/>
            <w:left w:w="0" w:type="dxa"/>
            <w:right w:w="0" w:type="dxa"/>
          </w:tblCellMar>
        </w:tblPrEx>
        <w:trPr>
          <w:gridAfter w:val="1"/>
          <w:wAfter w:w="238" w:type="dxa"/>
          <w:trHeight w:val="704"/>
        </w:trPr>
        <w:tc>
          <w:tcPr>
            <w:tcW w:w="1391" w:type="dxa"/>
            <w:tcBorders>
              <w:top w:val="nil"/>
              <w:left w:val="nil"/>
              <w:bottom w:val="nil"/>
              <w:right w:val="nil"/>
            </w:tcBorders>
            <w:vAlign w:val="center"/>
          </w:tcPr>
          <w:p w14:paraId="7BB7271C" w14:textId="77777777" w:rsidR="00DA2B11" w:rsidRDefault="004C3EA9">
            <w:pPr>
              <w:spacing w:after="0" w:line="259" w:lineRule="auto"/>
              <w:ind w:left="354" w:right="0" w:firstLine="0"/>
              <w:jc w:val="left"/>
            </w:pPr>
            <w:proofErr w:type="spellStart"/>
            <w:r>
              <w:rPr>
                <w:sz w:val="20"/>
              </w:rPr>
              <w:t>Siller</w:t>
            </w:r>
            <w:proofErr w:type="spellEnd"/>
          </w:p>
        </w:tc>
        <w:tc>
          <w:tcPr>
            <w:tcW w:w="680" w:type="dxa"/>
            <w:tcBorders>
              <w:top w:val="nil"/>
              <w:left w:val="nil"/>
              <w:bottom w:val="nil"/>
              <w:right w:val="nil"/>
            </w:tcBorders>
            <w:vAlign w:val="center"/>
          </w:tcPr>
          <w:p w14:paraId="3C644612" w14:textId="77777777" w:rsidR="00DA2B11" w:rsidRDefault="004C3EA9">
            <w:pPr>
              <w:spacing w:after="0" w:line="259" w:lineRule="auto"/>
              <w:ind w:left="8" w:right="0" w:firstLine="0"/>
              <w:jc w:val="left"/>
            </w:pPr>
            <w:r>
              <w:rPr>
                <w:sz w:val="20"/>
              </w:rPr>
              <w:t>2021</w:t>
            </w:r>
          </w:p>
        </w:tc>
        <w:tc>
          <w:tcPr>
            <w:tcW w:w="2003" w:type="dxa"/>
            <w:tcBorders>
              <w:top w:val="nil"/>
              <w:left w:val="nil"/>
              <w:bottom w:val="nil"/>
              <w:right w:val="nil"/>
            </w:tcBorders>
            <w:vAlign w:val="center"/>
          </w:tcPr>
          <w:p w14:paraId="6DE105C4" w14:textId="77777777" w:rsidR="00DA2B11" w:rsidRDefault="004C3EA9">
            <w:pPr>
              <w:spacing w:after="0" w:line="259" w:lineRule="auto"/>
              <w:ind w:left="415" w:right="0" w:firstLine="0"/>
              <w:jc w:val="left"/>
            </w:pPr>
            <w:r>
              <w:rPr>
                <w:sz w:val="20"/>
              </w:rPr>
              <w:t xml:space="preserve">MSP, </w:t>
            </w:r>
            <w:proofErr w:type="spellStart"/>
            <w:r>
              <w:rPr>
                <w:sz w:val="20"/>
              </w:rPr>
              <w:t>Sseq</w:t>
            </w:r>
            <w:proofErr w:type="spellEnd"/>
          </w:p>
        </w:tc>
        <w:tc>
          <w:tcPr>
            <w:tcW w:w="950" w:type="dxa"/>
            <w:tcBorders>
              <w:top w:val="nil"/>
              <w:left w:val="nil"/>
              <w:bottom w:val="nil"/>
              <w:right w:val="nil"/>
            </w:tcBorders>
            <w:vAlign w:val="center"/>
          </w:tcPr>
          <w:p w14:paraId="6CA71940" w14:textId="77777777" w:rsidR="00DA2B11" w:rsidRDefault="004C3EA9">
            <w:pPr>
              <w:spacing w:after="0" w:line="259" w:lineRule="auto"/>
              <w:ind w:left="203" w:right="0" w:firstLine="0"/>
              <w:jc w:val="left"/>
            </w:pPr>
            <w:r>
              <w:rPr>
                <w:sz w:val="20"/>
              </w:rPr>
              <w:t>215</w:t>
            </w:r>
          </w:p>
        </w:tc>
        <w:tc>
          <w:tcPr>
            <w:tcW w:w="718" w:type="dxa"/>
            <w:tcBorders>
              <w:top w:val="nil"/>
              <w:left w:val="nil"/>
              <w:bottom w:val="nil"/>
              <w:right w:val="nil"/>
            </w:tcBorders>
            <w:vAlign w:val="center"/>
          </w:tcPr>
          <w:p w14:paraId="61809F90" w14:textId="77777777" w:rsidR="00DA2B11" w:rsidRDefault="004C3EA9">
            <w:pPr>
              <w:spacing w:after="0" w:line="259" w:lineRule="auto"/>
              <w:ind w:left="127" w:right="0" w:firstLine="0"/>
              <w:jc w:val="left"/>
            </w:pPr>
            <w:r>
              <w:rPr>
                <w:sz w:val="20"/>
              </w:rPr>
              <w:t>25</w:t>
            </w:r>
          </w:p>
        </w:tc>
        <w:tc>
          <w:tcPr>
            <w:tcW w:w="1571" w:type="dxa"/>
            <w:tcBorders>
              <w:top w:val="nil"/>
              <w:left w:val="nil"/>
              <w:bottom w:val="nil"/>
              <w:right w:val="nil"/>
            </w:tcBorders>
          </w:tcPr>
          <w:p w14:paraId="1E764622" w14:textId="77777777" w:rsidR="00DA2B11" w:rsidRDefault="00DA2B11">
            <w:pPr>
              <w:spacing w:after="160" w:line="259" w:lineRule="auto"/>
              <w:ind w:left="0" w:right="0" w:firstLine="0"/>
              <w:jc w:val="left"/>
            </w:pPr>
          </w:p>
        </w:tc>
        <w:tc>
          <w:tcPr>
            <w:tcW w:w="4865" w:type="dxa"/>
            <w:tcBorders>
              <w:top w:val="nil"/>
              <w:left w:val="nil"/>
              <w:bottom w:val="nil"/>
              <w:right w:val="nil"/>
            </w:tcBorders>
          </w:tcPr>
          <w:p w14:paraId="3A6D52A1" w14:textId="77777777" w:rsidR="00DA2B11" w:rsidRDefault="004C3EA9">
            <w:pPr>
              <w:spacing w:after="0" w:line="259" w:lineRule="auto"/>
              <w:ind w:left="1024" w:right="0" w:hanging="358"/>
              <w:jc w:val="left"/>
            </w:pPr>
            <w:r>
              <w:rPr>
                <w:sz w:val="20"/>
              </w:rPr>
              <w:t>Linear correlation between number of methylated CpG sites and OS</w:t>
            </w:r>
          </w:p>
        </w:tc>
        <w:tc>
          <w:tcPr>
            <w:tcW w:w="2299" w:type="dxa"/>
            <w:tcBorders>
              <w:top w:val="nil"/>
              <w:left w:val="nil"/>
              <w:bottom w:val="nil"/>
              <w:right w:val="nil"/>
            </w:tcBorders>
            <w:vAlign w:val="center"/>
          </w:tcPr>
          <w:p w14:paraId="0F07C0E2" w14:textId="77777777" w:rsidR="00DA2B11" w:rsidRDefault="004C3EA9">
            <w:pPr>
              <w:spacing w:after="0" w:line="259" w:lineRule="auto"/>
              <w:ind w:left="0" w:right="0" w:firstLine="0"/>
              <w:jc w:val="center"/>
            </w:pPr>
            <w:r>
              <w:rPr>
                <w:sz w:val="20"/>
              </w:rPr>
              <w:t>[</w:t>
            </w:r>
            <w:proofErr w:type="spellStart"/>
            <w:r>
              <w:rPr>
                <w:color w:val="0000FF"/>
                <w:sz w:val="20"/>
              </w:rPr>
              <w:t>Siller</w:t>
            </w:r>
            <w:proofErr w:type="spellEnd"/>
            <w:r>
              <w:rPr>
                <w:color w:val="0000FF"/>
                <w:sz w:val="20"/>
              </w:rPr>
              <w:t xml:space="preserve"> et al., 2021</w:t>
            </w:r>
            <w:r>
              <w:rPr>
                <w:sz w:val="20"/>
              </w:rPr>
              <w:t>]</w:t>
            </w:r>
          </w:p>
        </w:tc>
      </w:tr>
    </w:tbl>
    <w:p w14:paraId="2AC00550" w14:textId="77777777" w:rsidR="004C3EA9" w:rsidRDefault="004C3EA9">
      <w:pPr>
        <w:spacing w:line="259" w:lineRule="auto"/>
        <w:ind w:left="2205" w:right="686"/>
        <w:jc w:val="center"/>
      </w:pPr>
    </w:p>
    <w:p w14:paraId="2F323FD6" w14:textId="77777777" w:rsidR="004C3EA9" w:rsidRDefault="004C3EA9">
      <w:pPr>
        <w:spacing w:line="259" w:lineRule="auto"/>
        <w:ind w:left="2205" w:right="686"/>
        <w:jc w:val="center"/>
      </w:pPr>
    </w:p>
    <w:p w14:paraId="4CDFC0B7" w14:textId="77777777" w:rsidR="004C3EA9" w:rsidRDefault="004C3EA9">
      <w:pPr>
        <w:spacing w:line="259" w:lineRule="auto"/>
        <w:ind w:left="2205" w:right="686"/>
        <w:jc w:val="center"/>
      </w:pPr>
    </w:p>
    <w:p w14:paraId="3FF3C4CE" w14:textId="77777777" w:rsidR="004C3EA9" w:rsidRDefault="004C3EA9">
      <w:pPr>
        <w:spacing w:line="259" w:lineRule="auto"/>
        <w:ind w:left="2205" w:right="686"/>
        <w:jc w:val="center"/>
      </w:pPr>
    </w:p>
    <w:p w14:paraId="6223B280" w14:textId="77777777" w:rsidR="004C3EA9" w:rsidRDefault="004C3EA9">
      <w:pPr>
        <w:spacing w:line="259" w:lineRule="auto"/>
        <w:ind w:left="2205" w:right="686"/>
        <w:jc w:val="center"/>
      </w:pPr>
    </w:p>
    <w:p w14:paraId="2CE4AFDC" w14:textId="05D1F153" w:rsidR="00DA2B11" w:rsidRDefault="004C3EA9">
      <w:pPr>
        <w:spacing w:line="259" w:lineRule="auto"/>
        <w:ind w:left="2205" w:right="686"/>
        <w:jc w:val="center"/>
      </w:pPr>
      <w:r>
        <w:lastRenderedPageBreak/>
        <w:t>Table 3: Patients used in survival analysis</w:t>
      </w:r>
    </w:p>
    <w:p w14:paraId="5C3B47EA" w14:textId="77777777" w:rsidR="00DA2B11" w:rsidRDefault="004C3EA9">
      <w:pPr>
        <w:spacing w:after="52" w:line="259" w:lineRule="auto"/>
        <w:ind w:left="-120" w:right="-14" w:firstLine="0"/>
        <w:jc w:val="left"/>
      </w:pPr>
      <w:r>
        <w:rPr>
          <w:rFonts w:ascii="Calibri" w:eastAsia="Calibri" w:hAnsi="Calibri" w:cs="Calibri"/>
          <w:noProof/>
          <w:lang w:val="nb-NO" w:eastAsia="nb-NO"/>
        </w:rPr>
        <mc:AlternateContent>
          <mc:Choice Requires="wpg">
            <w:drawing>
              <wp:inline distT="0" distB="0" distL="0" distR="0" wp14:anchorId="02A7918B" wp14:editId="71874587">
                <wp:extent cx="7838033" cy="11083"/>
                <wp:effectExtent l="0" t="0" r="0" b="0"/>
                <wp:docPr id="136412" name="Group 136412"/>
                <wp:cNvGraphicFramePr/>
                <a:graphic xmlns:a="http://schemas.openxmlformats.org/drawingml/2006/main">
                  <a:graphicData uri="http://schemas.microsoft.com/office/word/2010/wordprocessingGroup">
                    <wpg:wgp>
                      <wpg:cNvGrpSpPr/>
                      <wpg:grpSpPr>
                        <a:xfrm>
                          <a:off x="0" y="0"/>
                          <a:ext cx="7838033" cy="11083"/>
                          <a:chOff x="0" y="0"/>
                          <a:chExt cx="7838033" cy="11083"/>
                        </a:xfrm>
                      </wpg:grpSpPr>
                      <wps:wsp>
                        <wps:cNvPr id="863" name="Shape 863"/>
                        <wps:cNvSpPr/>
                        <wps:spPr>
                          <a:xfrm>
                            <a:off x="0" y="0"/>
                            <a:ext cx="7838033" cy="0"/>
                          </a:xfrm>
                          <a:custGeom>
                            <a:avLst/>
                            <a:gdLst/>
                            <a:ahLst/>
                            <a:cxnLst/>
                            <a:rect l="0" t="0" r="0" b="0"/>
                            <a:pathLst>
                              <a:path w="7838033">
                                <a:moveTo>
                                  <a:pt x="0" y="0"/>
                                </a:moveTo>
                                <a:lnTo>
                                  <a:pt x="7838033" y="0"/>
                                </a:lnTo>
                              </a:path>
                            </a:pathLst>
                          </a:custGeom>
                          <a:ln w="1108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36412" style="width:617.168pt;height:3.05176e-05pt;mso-position-horizontal-relative:char;mso-position-vertical-relative:line" coordsize="78380,0">
                <v:shape id="Shape 863" style="position:absolute;width:78380;height:0;left:0;top:0;" coordsize="7838033,0" path="m0,0l7838033,0">
                  <v:stroke weight="0.8727pt" endcap="flat" joinstyle="miter" miterlimit="10" on="true" color="#000000"/>
                  <v:fill on="false" color="#000000" opacity="0"/>
                </v:shape>
              </v:group>
            </w:pict>
          </mc:Fallback>
        </mc:AlternateContent>
      </w:r>
    </w:p>
    <w:p w14:paraId="6942B04D" w14:textId="77777777" w:rsidR="00DA2B11" w:rsidRDefault="004C3EA9">
      <w:pPr>
        <w:tabs>
          <w:tab w:val="center" w:pos="1532"/>
          <w:tab w:val="center" w:pos="2160"/>
          <w:tab w:val="center" w:pos="3095"/>
          <w:tab w:val="center" w:pos="4041"/>
          <w:tab w:val="center" w:pos="4990"/>
          <w:tab w:val="center" w:pos="6266"/>
          <w:tab w:val="center" w:pos="7680"/>
          <w:tab w:val="center" w:pos="8898"/>
          <w:tab w:val="center" w:pos="10006"/>
          <w:tab w:val="right" w:pos="12210"/>
        </w:tabs>
        <w:spacing w:after="6" w:line="259" w:lineRule="auto"/>
        <w:ind w:left="0" w:right="0" w:firstLine="0"/>
        <w:jc w:val="left"/>
      </w:pPr>
      <w:r>
        <w:rPr>
          <w:b/>
        </w:rPr>
        <w:t>Sample ID</w:t>
      </w:r>
      <w:r>
        <w:rPr>
          <w:b/>
        </w:rPr>
        <w:tab/>
        <w:t>Age</w:t>
      </w:r>
      <w:r>
        <w:rPr>
          <w:b/>
        </w:rPr>
        <w:tab/>
        <w:t>Sex</w:t>
      </w:r>
      <w:r>
        <w:rPr>
          <w:b/>
        </w:rPr>
        <w:tab/>
        <w:t>Diagnosis</w:t>
      </w:r>
      <w:r>
        <w:rPr>
          <w:b/>
        </w:rPr>
        <w:tab/>
        <w:t>IDH</w:t>
      </w:r>
      <w:r>
        <w:rPr>
          <w:b/>
        </w:rPr>
        <w:tab/>
        <w:t>Resection</w:t>
      </w:r>
      <w:r>
        <w:rPr>
          <w:b/>
        </w:rPr>
        <w:tab/>
        <w:t>Treatment</w:t>
      </w:r>
      <w:r>
        <w:rPr>
          <w:b/>
        </w:rPr>
        <w:tab/>
        <w:t>OS (months)</w:t>
      </w:r>
      <w:r>
        <w:rPr>
          <w:b/>
        </w:rPr>
        <w:tab/>
        <w:t>Status</w:t>
      </w:r>
      <w:r>
        <w:rPr>
          <w:b/>
        </w:rPr>
        <w:tab/>
      </w:r>
      <w:proofErr w:type="spellStart"/>
      <w:r>
        <w:rPr>
          <w:b/>
        </w:rPr>
        <w:t>Pyro_state</w:t>
      </w:r>
      <w:proofErr w:type="spellEnd"/>
      <w:r>
        <w:rPr>
          <w:b/>
        </w:rPr>
        <w:tab/>
        <w:t>NP cluster</w:t>
      </w:r>
    </w:p>
    <w:p w14:paraId="3E726113" w14:textId="77777777" w:rsidR="00DA2B11" w:rsidRDefault="004C3EA9">
      <w:pPr>
        <w:tabs>
          <w:tab w:val="center" w:pos="1460"/>
          <w:tab w:val="center" w:pos="2033"/>
          <w:tab w:val="center" w:pos="2821"/>
          <w:tab w:val="center" w:pos="4038"/>
          <w:tab w:val="center" w:pos="4683"/>
          <w:tab w:val="center" w:pos="6022"/>
          <w:tab w:val="center" w:pos="7295"/>
          <w:tab w:val="center" w:pos="8818"/>
          <w:tab w:val="center" w:pos="10132"/>
          <w:tab w:val="center" w:pos="11079"/>
        </w:tabs>
        <w:spacing w:line="259" w:lineRule="auto"/>
        <w:ind w:left="-15" w:right="0" w:firstLine="0"/>
        <w:jc w:val="left"/>
      </w:pPr>
      <w:r>
        <w:rPr>
          <w:rFonts w:ascii="Calibri" w:eastAsia="Calibri" w:hAnsi="Calibri" w:cs="Calibri"/>
          <w:noProof/>
          <w:lang w:val="nb-NO" w:eastAsia="nb-NO"/>
        </w:rPr>
        <mc:AlternateContent>
          <mc:Choice Requires="wpg">
            <w:drawing>
              <wp:anchor distT="0" distB="0" distL="114300" distR="114300" simplePos="0" relativeHeight="251659264" behindDoc="0" locked="0" layoutInCell="1" allowOverlap="1" wp14:anchorId="6D83498C" wp14:editId="60A97A37">
                <wp:simplePos x="0" y="0"/>
                <wp:positionH relativeFrom="column">
                  <wp:posOffset>-75907</wp:posOffset>
                </wp:positionH>
                <wp:positionV relativeFrom="paragraph">
                  <wp:posOffset>8631</wp:posOffset>
                </wp:positionV>
                <wp:extent cx="7838033" cy="5061"/>
                <wp:effectExtent l="0" t="0" r="0" b="0"/>
                <wp:wrapNone/>
                <wp:docPr id="136413" name="Group 136413"/>
                <wp:cNvGraphicFramePr/>
                <a:graphic xmlns:a="http://schemas.openxmlformats.org/drawingml/2006/main">
                  <a:graphicData uri="http://schemas.microsoft.com/office/word/2010/wordprocessingGroup">
                    <wpg:wgp>
                      <wpg:cNvGrpSpPr/>
                      <wpg:grpSpPr>
                        <a:xfrm>
                          <a:off x="0" y="0"/>
                          <a:ext cx="7838033" cy="5061"/>
                          <a:chOff x="0" y="0"/>
                          <a:chExt cx="7838033" cy="5061"/>
                        </a:xfrm>
                      </wpg:grpSpPr>
                      <wps:wsp>
                        <wps:cNvPr id="865" name="Shape 865"/>
                        <wps:cNvSpPr/>
                        <wps:spPr>
                          <a:xfrm>
                            <a:off x="0" y="0"/>
                            <a:ext cx="7838033" cy="0"/>
                          </a:xfrm>
                          <a:custGeom>
                            <a:avLst/>
                            <a:gdLst/>
                            <a:ahLst/>
                            <a:cxnLst/>
                            <a:rect l="0" t="0" r="0" b="0"/>
                            <a:pathLst>
                              <a:path w="7838033">
                                <a:moveTo>
                                  <a:pt x="0" y="0"/>
                                </a:moveTo>
                                <a:lnTo>
                                  <a:pt x="7838033"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36413" style="width:617.168pt;height:3.05176e-05pt;position:absolute;z-index:4;mso-position-horizontal-relative:text;mso-position-horizontal:absolute;margin-left:-5.97698pt;mso-position-vertical-relative:text;margin-top:0.679626pt;" coordsize="78380,0">
                <v:shape id="Shape 865" style="position:absolute;width:78380;height:0;left:0;top:0;" coordsize="7838033,0" path="m0,0l7838033,0">
                  <v:stroke weight="0.3985pt" endcap="flat" joinstyle="miter" miterlimit="10" on="true" color="#000000"/>
                  <v:fill on="false" color="#000000" opacity="0"/>
                </v:shape>
              </v:group>
            </w:pict>
          </mc:Fallback>
        </mc:AlternateContent>
      </w:r>
      <w:r>
        <w:t>1701-2275</w:t>
      </w:r>
      <w:r>
        <w:tab/>
        <w:t>66</w:t>
      </w:r>
      <w:r>
        <w:tab/>
        <w:t>F</w:t>
      </w:r>
      <w:r>
        <w:tab/>
        <w:t>GBM</w:t>
      </w:r>
      <w:r>
        <w:tab/>
      </w:r>
      <w:proofErr w:type="spellStart"/>
      <w:r>
        <w:t>Neg</w:t>
      </w:r>
      <w:proofErr w:type="spellEnd"/>
      <w:r>
        <w:tab/>
        <w:t>GTR</w:t>
      </w:r>
      <w:r>
        <w:tab/>
      </w:r>
      <w:proofErr w:type="spellStart"/>
      <w:r>
        <w:t>Stupp</w:t>
      </w:r>
      <w:proofErr w:type="spellEnd"/>
      <w:r>
        <w:tab/>
        <w:t>14.99</w:t>
      </w:r>
      <w:r>
        <w:tab/>
        <w:t>Dead</w:t>
      </w:r>
      <w:r>
        <w:tab/>
      </w:r>
      <w:proofErr w:type="spellStart"/>
      <w:r>
        <w:t>UnMethylated</w:t>
      </w:r>
      <w:proofErr w:type="spellEnd"/>
      <w:r>
        <w:tab/>
        <w:t>1</w:t>
      </w:r>
    </w:p>
    <w:p w14:paraId="4502ED58" w14:textId="77777777" w:rsidR="00DA2B11" w:rsidRDefault="004C3EA9">
      <w:pPr>
        <w:tabs>
          <w:tab w:val="center" w:pos="1447"/>
          <w:tab w:val="center" w:pos="2062"/>
          <w:tab w:val="center" w:pos="2821"/>
          <w:tab w:val="center" w:pos="4038"/>
          <w:tab w:val="center" w:pos="4683"/>
          <w:tab w:val="center" w:pos="6022"/>
          <w:tab w:val="center" w:pos="7226"/>
          <w:tab w:val="center" w:pos="8818"/>
          <w:tab w:val="center" w:pos="9997"/>
          <w:tab w:val="center" w:pos="11095"/>
        </w:tabs>
        <w:spacing w:line="259" w:lineRule="auto"/>
        <w:ind w:left="-15" w:right="0" w:firstLine="0"/>
        <w:jc w:val="left"/>
      </w:pPr>
      <w:r>
        <w:t>1701-2430</w:t>
      </w:r>
      <w:r>
        <w:tab/>
        <w:t>78</w:t>
      </w:r>
      <w:r>
        <w:tab/>
        <w:t>M</w:t>
      </w:r>
      <w:r>
        <w:tab/>
        <w:t>GBM</w:t>
      </w:r>
      <w:r>
        <w:tab/>
        <w:t>Neg</w:t>
      </w:r>
      <w:r>
        <w:tab/>
        <w:t>GTR</w:t>
      </w:r>
      <w:r>
        <w:tab/>
        <w:t>Stupp</w:t>
      </w:r>
      <w:r>
        <w:tab/>
        <w:t>5.19</w:t>
      </w:r>
      <w:r>
        <w:tab/>
        <w:t>Dead</w:t>
      </w:r>
      <w:r>
        <w:tab/>
        <w:t>Methylated</w:t>
      </w:r>
      <w:r>
        <w:tab/>
        <w:t>2</w:t>
      </w:r>
    </w:p>
    <w:p w14:paraId="1C5821D6" w14:textId="77777777" w:rsidR="00DA2B11" w:rsidRDefault="004C3EA9">
      <w:pPr>
        <w:tabs>
          <w:tab w:val="center" w:pos="1460"/>
          <w:tab w:val="center" w:pos="2062"/>
          <w:tab w:val="center" w:pos="2821"/>
          <w:tab w:val="center" w:pos="4038"/>
          <w:tab w:val="center" w:pos="4672"/>
          <w:tab w:val="center" w:pos="6022"/>
          <w:tab w:val="center" w:pos="7243"/>
          <w:tab w:val="center" w:pos="8818"/>
          <w:tab w:val="center" w:pos="9997"/>
          <w:tab w:val="center" w:pos="11095"/>
        </w:tabs>
        <w:spacing w:line="259" w:lineRule="auto"/>
        <w:ind w:left="-15" w:right="0" w:firstLine="0"/>
        <w:jc w:val="left"/>
      </w:pPr>
      <w:r>
        <w:t>1701-2590</w:t>
      </w:r>
      <w:r>
        <w:tab/>
        <w:t>58</w:t>
      </w:r>
      <w:r>
        <w:tab/>
        <w:t>M</w:t>
      </w:r>
      <w:r>
        <w:tab/>
        <w:t>GBM</w:t>
      </w:r>
      <w:r>
        <w:tab/>
        <w:t>Neg</w:t>
      </w:r>
      <w:r>
        <w:tab/>
        <w:t>STR</w:t>
      </w:r>
      <w:r>
        <w:tab/>
        <w:t>Stupp</w:t>
      </w:r>
      <w:r>
        <w:tab/>
        <w:t>24.5</w:t>
      </w:r>
      <w:r>
        <w:tab/>
        <w:t>Dead</w:t>
      </w:r>
      <w:r>
        <w:tab/>
        <w:t>Methylated</w:t>
      </w:r>
      <w:r>
        <w:tab/>
        <w:t>2</w:t>
      </w:r>
    </w:p>
    <w:p w14:paraId="7C16D28D" w14:textId="77777777" w:rsidR="00DA2B11" w:rsidRDefault="004C3EA9">
      <w:pPr>
        <w:tabs>
          <w:tab w:val="center" w:pos="1449"/>
          <w:tab w:val="center" w:pos="2033"/>
          <w:tab w:val="center" w:pos="2821"/>
          <w:tab w:val="center" w:pos="4038"/>
          <w:tab w:val="center" w:pos="4672"/>
          <w:tab w:val="center" w:pos="6022"/>
          <w:tab w:val="center" w:pos="7296"/>
          <w:tab w:val="center" w:pos="8818"/>
          <w:tab w:val="center" w:pos="9997"/>
          <w:tab w:val="center" w:pos="11095"/>
        </w:tabs>
        <w:spacing w:line="259" w:lineRule="auto"/>
        <w:ind w:left="-15" w:right="0" w:firstLine="0"/>
        <w:jc w:val="left"/>
      </w:pPr>
      <w:r>
        <w:t>1701-2623</w:t>
      </w:r>
      <w:r>
        <w:tab/>
        <w:t>57</w:t>
      </w:r>
      <w:r>
        <w:tab/>
        <w:t>F</w:t>
      </w:r>
      <w:r>
        <w:tab/>
        <w:t>GBM</w:t>
      </w:r>
      <w:r>
        <w:tab/>
        <w:t>Neg</w:t>
      </w:r>
      <w:r>
        <w:tab/>
        <w:t>STR</w:t>
      </w:r>
      <w:r>
        <w:tab/>
        <w:t>Stupp</w:t>
      </w:r>
      <w:r>
        <w:tab/>
        <w:t>28.77</w:t>
      </w:r>
      <w:r>
        <w:tab/>
        <w:t>Dead</w:t>
      </w:r>
      <w:r>
        <w:tab/>
        <w:t>Methylated</w:t>
      </w:r>
      <w:r>
        <w:tab/>
        <w:t>2</w:t>
      </w:r>
    </w:p>
    <w:p w14:paraId="129853D3" w14:textId="77777777" w:rsidR="00DA2B11" w:rsidRDefault="004C3EA9">
      <w:pPr>
        <w:tabs>
          <w:tab w:val="center" w:pos="1448"/>
          <w:tab w:val="center" w:pos="2062"/>
          <w:tab w:val="center" w:pos="2821"/>
          <w:tab w:val="center" w:pos="4038"/>
          <w:tab w:val="center" w:pos="4672"/>
          <w:tab w:val="center" w:pos="6022"/>
          <w:tab w:val="center" w:pos="7293"/>
          <w:tab w:val="center" w:pos="8818"/>
          <w:tab w:val="center" w:pos="10132"/>
          <w:tab w:val="center" w:pos="11079"/>
        </w:tabs>
        <w:spacing w:line="259" w:lineRule="auto"/>
        <w:ind w:left="-15" w:right="0" w:firstLine="0"/>
        <w:jc w:val="left"/>
      </w:pPr>
      <w:r>
        <w:t>1701-2769</w:t>
      </w:r>
      <w:r>
        <w:tab/>
        <w:t>73</w:t>
      </w:r>
      <w:r>
        <w:tab/>
        <w:t>M</w:t>
      </w:r>
      <w:r>
        <w:tab/>
        <w:t>GBM</w:t>
      </w:r>
      <w:r>
        <w:tab/>
      </w:r>
      <w:proofErr w:type="spellStart"/>
      <w:r>
        <w:t>Neg</w:t>
      </w:r>
      <w:proofErr w:type="spellEnd"/>
      <w:r>
        <w:tab/>
        <w:t>STR</w:t>
      </w:r>
      <w:r>
        <w:tab/>
      </w:r>
      <w:proofErr w:type="spellStart"/>
      <w:r>
        <w:t>Stupp</w:t>
      </w:r>
      <w:proofErr w:type="spellEnd"/>
      <w:r>
        <w:tab/>
        <w:t>20.91</w:t>
      </w:r>
      <w:r>
        <w:tab/>
        <w:t>Dead</w:t>
      </w:r>
      <w:r>
        <w:tab/>
      </w:r>
      <w:proofErr w:type="spellStart"/>
      <w:r>
        <w:t>UnMethylated</w:t>
      </w:r>
      <w:proofErr w:type="spellEnd"/>
      <w:r>
        <w:tab/>
        <w:t>1</w:t>
      </w:r>
    </w:p>
    <w:p w14:paraId="78D48F01" w14:textId="77777777" w:rsidR="00DA2B11" w:rsidRDefault="004C3EA9">
      <w:pPr>
        <w:tabs>
          <w:tab w:val="center" w:pos="1445"/>
          <w:tab w:val="center" w:pos="2062"/>
          <w:tab w:val="center" w:pos="2821"/>
          <w:tab w:val="center" w:pos="4038"/>
          <w:tab w:val="center" w:pos="4672"/>
          <w:tab w:val="center" w:pos="6022"/>
          <w:tab w:val="center" w:pos="7260"/>
          <w:tab w:val="center" w:pos="8818"/>
          <w:tab w:val="center" w:pos="10132"/>
          <w:tab w:val="center" w:pos="11079"/>
        </w:tabs>
        <w:spacing w:line="259" w:lineRule="auto"/>
        <w:ind w:left="-15" w:right="0" w:firstLine="0"/>
        <w:jc w:val="left"/>
      </w:pPr>
      <w:r>
        <w:t>1701-2950</w:t>
      </w:r>
      <w:r>
        <w:tab/>
        <w:t>77</w:t>
      </w:r>
      <w:r>
        <w:tab/>
        <w:t>M</w:t>
      </w:r>
      <w:r>
        <w:tab/>
        <w:t>GBM</w:t>
      </w:r>
      <w:r>
        <w:tab/>
      </w:r>
      <w:proofErr w:type="spellStart"/>
      <w:r>
        <w:t>Neg</w:t>
      </w:r>
      <w:proofErr w:type="spellEnd"/>
      <w:r>
        <w:tab/>
        <w:t>STR</w:t>
      </w:r>
      <w:r>
        <w:tab/>
      </w:r>
      <w:proofErr w:type="spellStart"/>
      <w:r>
        <w:t>Stupp</w:t>
      </w:r>
      <w:proofErr w:type="spellEnd"/>
      <w:r>
        <w:tab/>
        <w:t>11.97</w:t>
      </w:r>
      <w:r>
        <w:tab/>
        <w:t>Dead</w:t>
      </w:r>
      <w:r>
        <w:tab/>
      </w:r>
      <w:proofErr w:type="spellStart"/>
      <w:r>
        <w:t>UnMethylated</w:t>
      </w:r>
      <w:proofErr w:type="spellEnd"/>
      <w:r>
        <w:tab/>
        <w:t>1</w:t>
      </w:r>
    </w:p>
    <w:p w14:paraId="0D7F12E7" w14:textId="77777777" w:rsidR="00DA2B11" w:rsidRDefault="004C3EA9">
      <w:pPr>
        <w:tabs>
          <w:tab w:val="center" w:pos="1465"/>
          <w:tab w:val="center" w:pos="2062"/>
          <w:tab w:val="center" w:pos="2821"/>
          <w:tab w:val="center" w:pos="4038"/>
          <w:tab w:val="center" w:pos="4683"/>
          <w:tab w:val="center" w:pos="6022"/>
          <w:tab w:val="center" w:pos="7304"/>
          <w:tab w:val="center" w:pos="8818"/>
          <w:tab w:val="center" w:pos="9997"/>
          <w:tab w:val="center" w:pos="11095"/>
        </w:tabs>
        <w:spacing w:line="259" w:lineRule="auto"/>
        <w:ind w:left="-15" w:right="0" w:firstLine="0"/>
        <w:jc w:val="left"/>
      </w:pPr>
      <w:r>
        <w:t>1501-1486</w:t>
      </w:r>
      <w:r>
        <w:tab/>
        <w:t>60</w:t>
      </w:r>
      <w:r>
        <w:tab/>
        <w:t>M</w:t>
      </w:r>
      <w:r>
        <w:tab/>
        <w:t>GBM</w:t>
      </w:r>
      <w:r>
        <w:tab/>
        <w:t>Neg</w:t>
      </w:r>
      <w:r>
        <w:tab/>
        <w:t>GTR</w:t>
      </w:r>
      <w:r>
        <w:tab/>
        <w:t>Stupp</w:t>
      </w:r>
      <w:r>
        <w:tab/>
        <w:t>29.26</w:t>
      </w:r>
      <w:r>
        <w:tab/>
        <w:t>Dead</w:t>
      </w:r>
      <w:r>
        <w:tab/>
        <w:t>Methylated</w:t>
      </w:r>
      <w:r>
        <w:tab/>
        <w:t>2</w:t>
      </w:r>
    </w:p>
    <w:p w14:paraId="5F04CD02" w14:textId="77777777" w:rsidR="00DA2B11" w:rsidRDefault="004C3EA9">
      <w:pPr>
        <w:spacing w:line="257" w:lineRule="auto"/>
        <w:ind w:left="-5" w:right="0"/>
      </w:pPr>
      <w:r>
        <w:t xml:space="preserve">1501-1757 65 M GBM Neg STR Stupp 29.69 Dead Methylated 2 1501-1858 62 F GBM Neg STR </w:t>
      </w:r>
      <w:proofErr w:type="spellStart"/>
      <w:r>
        <w:t>Stupp</w:t>
      </w:r>
      <w:proofErr w:type="spellEnd"/>
      <w:r>
        <w:t xml:space="preserve"> 6.9 Dead </w:t>
      </w:r>
      <w:proofErr w:type="spellStart"/>
      <w:r>
        <w:t>UnMethylated</w:t>
      </w:r>
      <w:proofErr w:type="spellEnd"/>
      <w:r>
        <w:t xml:space="preserve"> 1</w:t>
      </w:r>
    </w:p>
    <w:p w14:paraId="56399C31" w14:textId="77777777" w:rsidR="00DA2B11" w:rsidRDefault="004C3EA9">
      <w:pPr>
        <w:tabs>
          <w:tab w:val="center" w:pos="1462"/>
          <w:tab w:val="center" w:pos="2062"/>
          <w:tab w:val="center" w:pos="2821"/>
          <w:tab w:val="center" w:pos="4038"/>
          <w:tab w:val="center" w:pos="4672"/>
          <w:tab w:val="center" w:pos="6022"/>
          <w:tab w:val="center" w:pos="7311"/>
          <w:tab w:val="center" w:pos="8818"/>
          <w:tab w:val="center" w:pos="9997"/>
          <w:tab w:val="center" w:pos="11095"/>
        </w:tabs>
        <w:spacing w:line="259" w:lineRule="auto"/>
        <w:ind w:left="-15" w:right="0" w:firstLine="0"/>
        <w:jc w:val="left"/>
      </w:pPr>
      <w:r>
        <w:t>1501-1880</w:t>
      </w:r>
      <w:r>
        <w:tab/>
        <w:t>64</w:t>
      </w:r>
      <w:r>
        <w:tab/>
        <w:t>M</w:t>
      </w:r>
      <w:r>
        <w:tab/>
        <w:t>GBM</w:t>
      </w:r>
      <w:r>
        <w:tab/>
        <w:t>Neg</w:t>
      </w:r>
      <w:r>
        <w:tab/>
        <w:t>STR</w:t>
      </w:r>
      <w:r>
        <w:tab/>
        <w:t>Stupp</w:t>
      </w:r>
      <w:r>
        <w:tab/>
        <w:t>25.48</w:t>
      </w:r>
      <w:r>
        <w:tab/>
        <w:t>Dead</w:t>
      </w:r>
      <w:r>
        <w:tab/>
        <w:t>Methylated</w:t>
      </w:r>
      <w:r>
        <w:tab/>
        <w:t>2</w:t>
      </w:r>
    </w:p>
    <w:p w14:paraId="7B29F52A" w14:textId="77777777" w:rsidR="00DA2B11" w:rsidRDefault="004C3EA9">
      <w:pPr>
        <w:tabs>
          <w:tab w:val="center" w:pos="1460"/>
          <w:tab w:val="center" w:pos="2062"/>
          <w:tab w:val="center" w:pos="2821"/>
          <w:tab w:val="center" w:pos="4038"/>
          <w:tab w:val="center" w:pos="4672"/>
          <w:tab w:val="center" w:pos="6022"/>
          <w:tab w:val="center" w:pos="7223"/>
          <w:tab w:val="center" w:pos="8818"/>
          <w:tab w:val="center" w:pos="9997"/>
          <w:tab w:val="center" w:pos="11095"/>
        </w:tabs>
        <w:spacing w:line="259" w:lineRule="auto"/>
        <w:ind w:left="-15" w:right="0" w:firstLine="0"/>
        <w:jc w:val="left"/>
      </w:pPr>
      <w:r>
        <w:rPr>
          <w:rFonts w:ascii="Calibri" w:eastAsia="Calibri" w:hAnsi="Calibri" w:cs="Calibri"/>
          <w:noProof/>
          <w:lang w:val="nb-NO" w:eastAsia="nb-NO"/>
        </w:rPr>
        <mc:AlternateContent>
          <mc:Choice Requires="wpg">
            <w:drawing>
              <wp:anchor distT="0" distB="0" distL="114300" distR="114300" simplePos="0" relativeHeight="251660288" behindDoc="0" locked="0" layoutInCell="1" allowOverlap="1" wp14:anchorId="60C281A5" wp14:editId="20F485D6">
                <wp:simplePos x="0" y="0"/>
                <wp:positionH relativeFrom="page">
                  <wp:posOffset>494644</wp:posOffset>
                </wp:positionH>
                <wp:positionV relativeFrom="page">
                  <wp:posOffset>3712388</wp:posOffset>
                </wp:positionV>
                <wp:extent cx="171796" cy="135220"/>
                <wp:effectExtent l="0" t="0" r="0" b="0"/>
                <wp:wrapTopAndBottom/>
                <wp:docPr id="136414" name="Group 136414"/>
                <wp:cNvGraphicFramePr/>
                <a:graphic xmlns:a="http://schemas.openxmlformats.org/drawingml/2006/main">
                  <a:graphicData uri="http://schemas.microsoft.com/office/word/2010/wordprocessingGroup">
                    <wpg:wgp>
                      <wpg:cNvGrpSpPr/>
                      <wpg:grpSpPr>
                        <a:xfrm>
                          <a:off x="0" y="0"/>
                          <a:ext cx="171796" cy="135220"/>
                          <a:chOff x="0" y="0"/>
                          <a:chExt cx="171796" cy="135220"/>
                        </a:xfrm>
                      </wpg:grpSpPr>
                      <wps:wsp>
                        <wps:cNvPr id="991" name="Rectangle 991"/>
                        <wps:cNvSpPr/>
                        <wps:spPr>
                          <a:xfrm rot="5399999">
                            <a:off x="-32369" y="-24322"/>
                            <a:ext cx="179843" cy="228489"/>
                          </a:xfrm>
                          <a:prstGeom prst="rect">
                            <a:avLst/>
                          </a:prstGeom>
                          <a:ln>
                            <a:noFill/>
                          </a:ln>
                        </wps:spPr>
                        <wps:txbx>
                          <w:txbxContent>
                            <w:p w14:paraId="0ACD3F66" w14:textId="77777777" w:rsidR="00DA2B11" w:rsidRDefault="004C3EA9">
                              <w:pPr>
                                <w:spacing w:after="160" w:line="259" w:lineRule="auto"/>
                                <w:ind w:left="0" w:right="0" w:firstLine="0"/>
                                <w:jc w:val="left"/>
                              </w:pPr>
                              <w:r>
                                <w:t>13</w:t>
                              </w:r>
                            </w:p>
                          </w:txbxContent>
                        </wps:txbx>
                        <wps:bodyPr horzOverflow="overflow" vert="horz" lIns="0" tIns="0" rIns="0" bIns="0" rtlCol="0">
                          <a:noAutofit/>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36414" style="width:13.5273pt;height:10.6473pt;position:absolute;mso-position-horizontal-relative:page;mso-position-horizontal:absolute;margin-left:38.9483pt;mso-position-vertical-relative:page;margin-top:292.314pt;" coordsize="1717,1352">
                <v:rect id="Rectangle 991" style="position:absolute;width:1798;height:2284;left:-323;top:-243;rotation:90;" filled="f" stroked="f">
                  <v:textbox inset="0,0,0,0" style="layout-flow:vertical">
                    <w:txbxContent>
                      <w:p>
                        <w:pPr>
                          <w:spacing w:before="0" w:after="160" w:line="259" w:lineRule="auto"/>
                          <w:ind w:left="0" w:right="0" w:firstLine="0"/>
                          <w:jc w:val="left"/>
                        </w:pPr>
                        <w:r>
                          <w:rPr/>
                          <w:t xml:space="preserve">13</w:t>
                        </w:r>
                      </w:p>
                    </w:txbxContent>
                  </v:textbox>
                </v:rect>
                <w10:wrap type="topAndBottom"/>
              </v:group>
            </w:pict>
          </mc:Fallback>
        </mc:AlternateContent>
      </w:r>
      <w:r>
        <w:t>1501-2159</w:t>
      </w:r>
      <w:r>
        <w:tab/>
        <w:t>58</w:t>
      </w:r>
      <w:r>
        <w:tab/>
        <w:t>M</w:t>
      </w:r>
      <w:r>
        <w:tab/>
        <w:t>GBM</w:t>
      </w:r>
      <w:r>
        <w:tab/>
        <w:t>Neg</w:t>
      </w:r>
      <w:r>
        <w:tab/>
        <w:t>STR</w:t>
      </w:r>
      <w:r>
        <w:tab/>
        <w:t>Stupp</w:t>
      </w:r>
      <w:r>
        <w:tab/>
        <w:t>21.6</w:t>
      </w:r>
      <w:r>
        <w:tab/>
        <w:t>Dead</w:t>
      </w:r>
      <w:r>
        <w:tab/>
        <w:t>Methylated</w:t>
      </w:r>
      <w:r>
        <w:tab/>
        <w:t>2</w:t>
      </w:r>
    </w:p>
    <w:p w14:paraId="13AF45A5" w14:textId="77777777" w:rsidR="00DA2B11" w:rsidRDefault="004C3EA9">
      <w:pPr>
        <w:tabs>
          <w:tab w:val="center" w:pos="1460"/>
          <w:tab w:val="center" w:pos="2062"/>
          <w:tab w:val="center" w:pos="2821"/>
          <w:tab w:val="center" w:pos="4038"/>
          <w:tab w:val="center" w:pos="4672"/>
          <w:tab w:val="center" w:pos="6022"/>
          <w:tab w:val="center" w:pos="7275"/>
          <w:tab w:val="center" w:pos="8818"/>
          <w:tab w:val="center" w:pos="10132"/>
          <w:tab w:val="center" w:pos="11079"/>
        </w:tabs>
        <w:spacing w:line="259" w:lineRule="auto"/>
        <w:ind w:left="-15" w:right="0" w:firstLine="0"/>
        <w:jc w:val="left"/>
      </w:pPr>
      <w:r>
        <w:t>1501-2348</w:t>
      </w:r>
      <w:r>
        <w:tab/>
        <w:t>58</w:t>
      </w:r>
      <w:r>
        <w:tab/>
        <w:t>M</w:t>
      </w:r>
      <w:r>
        <w:tab/>
        <w:t>GBM</w:t>
      </w:r>
      <w:r>
        <w:tab/>
      </w:r>
      <w:proofErr w:type="spellStart"/>
      <w:r>
        <w:t>Neg</w:t>
      </w:r>
      <w:proofErr w:type="spellEnd"/>
      <w:r>
        <w:tab/>
        <w:t>STR</w:t>
      </w:r>
      <w:r>
        <w:tab/>
      </w:r>
      <w:proofErr w:type="spellStart"/>
      <w:r>
        <w:t>Stupp</w:t>
      </w:r>
      <w:proofErr w:type="spellEnd"/>
      <w:r>
        <w:tab/>
        <w:t>11.44</w:t>
      </w:r>
      <w:r>
        <w:tab/>
        <w:t>Dead</w:t>
      </w:r>
      <w:r>
        <w:tab/>
      </w:r>
      <w:proofErr w:type="spellStart"/>
      <w:r>
        <w:t>UnMethylated</w:t>
      </w:r>
      <w:proofErr w:type="spellEnd"/>
      <w:r>
        <w:tab/>
        <w:t>1</w:t>
      </w:r>
    </w:p>
    <w:p w14:paraId="460F884F" w14:textId="77777777" w:rsidR="00DA2B11" w:rsidRDefault="004C3EA9">
      <w:pPr>
        <w:tabs>
          <w:tab w:val="center" w:pos="1445"/>
          <w:tab w:val="center" w:pos="2033"/>
          <w:tab w:val="center" w:pos="2821"/>
          <w:tab w:val="center" w:pos="4038"/>
          <w:tab w:val="center" w:pos="4672"/>
          <w:tab w:val="center" w:pos="6022"/>
          <w:tab w:val="center" w:pos="7261"/>
          <w:tab w:val="center" w:pos="8818"/>
          <w:tab w:val="center" w:pos="9997"/>
          <w:tab w:val="center" w:pos="11095"/>
        </w:tabs>
        <w:spacing w:line="259" w:lineRule="auto"/>
        <w:ind w:left="-15" w:right="0" w:firstLine="0"/>
        <w:jc w:val="left"/>
      </w:pPr>
      <w:r>
        <w:t>1501-2391</w:t>
      </w:r>
      <w:r>
        <w:tab/>
        <w:t>72</w:t>
      </w:r>
      <w:r>
        <w:tab/>
        <w:t>F</w:t>
      </w:r>
      <w:r>
        <w:tab/>
        <w:t>GBM</w:t>
      </w:r>
      <w:r>
        <w:tab/>
        <w:t>Neg</w:t>
      </w:r>
      <w:r>
        <w:tab/>
        <w:t>STR</w:t>
      </w:r>
      <w:r>
        <w:tab/>
        <w:t>Stupp</w:t>
      </w:r>
      <w:r>
        <w:tab/>
        <w:t>21.21</w:t>
      </w:r>
      <w:r>
        <w:tab/>
        <w:t>Dead</w:t>
      </w:r>
      <w:r>
        <w:tab/>
        <w:t>Methylated</w:t>
      </w:r>
      <w:r>
        <w:tab/>
        <w:t>2</w:t>
      </w:r>
    </w:p>
    <w:p w14:paraId="5CED0F78" w14:textId="77777777" w:rsidR="00DA2B11" w:rsidRDefault="004C3EA9">
      <w:pPr>
        <w:tabs>
          <w:tab w:val="center" w:pos="1460"/>
          <w:tab w:val="center" w:pos="2033"/>
          <w:tab w:val="center" w:pos="2821"/>
          <w:tab w:val="center" w:pos="4038"/>
          <w:tab w:val="center" w:pos="4672"/>
          <w:tab w:val="center" w:pos="6022"/>
          <w:tab w:val="center" w:pos="7267"/>
          <w:tab w:val="center" w:pos="8818"/>
          <w:tab w:val="center" w:pos="9997"/>
          <w:tab w:val="center" w:pos="11095"/>
        </w:tabs>
        <w:spacing w:line="259" w:lineRule="auto"/>
        <w:ind w:left="-15" w:right="0" w:firstLine="0"/>
        <w:jc w:val="left"/>
      </w:pPr>
      <w:r>
        <w:t>1501-2425</w:t>
      </w:r>
      <w:r>
        <w:tab/>
        <w:t>58</w:t>
      </w:r>
      <w:r>
        <w:tab/>
        <w:t>F</w:t>
      </w:r>
      <w:r>
        <w:tab/>
        <w:t>GBM</w:t>
      </w:r>
      <w:r>
        <w:tab/>
        <w:t>Neg</w:t>
      </w:r>
      <w:r>
        <w:tab/>
        <w:t>STR</w:t>
      </w:r>
      <w:r>
        <w:tab/>
        <w:t>Stupp</w:t>
      </w:r>
      <w:r>
        <w:tab/>
        <w:t>13.61</w:t>
      </w:r>
      <w:r>
        <w:tab/>
        <w:t>Dead</w:t>
      </w:r>
      <w:r>
        <w:tab/>
        <w:t>Methylated</w:t>
      </w:r>
      <w:r>
        <w:tab/>
        <w:t>2</w:t>
      </w:r>
    </w:p>
    <w:p w14:paraId="0D776775" w14:textId="77777777" w:rsidR="00DA2B11" w:rsidRDefault="004C3EA9">
      <w:pPr>
        <w:tabs>
          <w:tab w:val="center" w:pos="1460"/>
          <w:tab w:val="center" w:pos="2062"/>
          <w:tab w:val="center" w:pos="2821"/>
          <w:tab w:val="center" w:pos="4038"/>
          <w:tab w:val="center" w:pos="4672"/>
          <w:tab w:val="center" w:pos="6022"/>
          <w:tab w:val="center" w:pos="7288"/>
          <w:tab w:val="center" w:pos="8818"/>
          <w:tab w:val="center" w:pos="9997"/>
          <w:tab w:val="center" w:pos="11095"/>
        </w:tabs>
        <w:spacing w:line="259" w:lineRule="auto"/>
        <w:ind w:left="-15" w:right="0" w:firstLine="0"/>
        <w:jc w:val="left"/>
      </w:pPr>
      <w:r>
        <w:t>1601-0227</w:t>
      </w:r>
      <w:r>
        <w:tab/>
        <w:t>66</w:t>
      </w:r>
      <w:r>
        <w:tab/>
        <w:t>M</w:t>
      </w:r>
      <w:r>
        <w:tab/>
        <w:t>GBM</w:t>
      </w:r>
      <w:r>
        <w:tab/>
        <w:t>Neg</w:t>
      </w:r>
      <w:r>
        <w:tab/>
        <w:t>STR</w:t>
      </w:r>
      <w:r>
        <w:tab/>
        <w:t>Stupp</w:t>
      </w:r>
      <w:r>
        <w:tab/>
        <w:t>21.96</w:t>
      </w:r>
      <w:r>
        <w:tab/>
        <w:t>Dead</w:t>
      </w:r>
      <w:r>
        <w:tab/>
        <w:t>Methylated</w:t>
      </w:r>
      <w:r>
        <w:tab/>
        <w:t>2</w:t>
      </w:r>
    </w:p>
    <w:p w14:paraId="38C8A675" w14:textId="77777777" w:rsidR="00DA2B11" w:rsidRDefault="004C3EA9">
      <w:pPr>
        <w:tabs>
          <w:tab w:val="center" w:pos="1437"/>
          <w:tab w:val="center" w:pos="2062"/>
          <w:tab w:val="center" w:pos="2821"/>
          <w:tab w:val="center" w:pos="4038"/>
          <w:tab w:val="center" w:pos="4683"/>
          <w:tab w:val="center" w:pos="6022"/>
          <w:tab w:val="center" w:pos="7288"/>
          <w:tab w:val="center" w:pos="8818"/>
          <w:tab w:val="center" w:pos="9997"/>
          <w:tab w:val="center" w:pos="11095"/>
        </w:tabs>
        <w:spacing w:line="259" w:lineRule="auto"/>
        <w:ind w:left="-15" w:right="0" w:firstLine="0"/>
        <w:jc w:val="left"/>
      </w:pPr>
      <w:r>
        <w:t>1601-0353</w:t>
      </w:r>
      <w:r>
        <w:tab/>
        <w:t>51</w:t>
      </w:r>
      <w:r>
        <w:tab/>
        <w:t>M</w:t>
      </w:r>
      <w:r>
        <w:tab/>
        <w:t>GBM</w:t>
      </w:r>
      <w:r>
        <w:tab/>
        <w:t>Neg</w:t>
      </w:r>
      <w:r>
        <w:tab/>
        <w:t>GTR</w:t>
      </w:r>
      <w:r>
        <w:tab/>
        <w:t>Stupp</w:t>
      </w:r>
      <w:r>
        <w:tab/>
        <w:t>12.85</w:t>
      </w:r>
      <w:r>
        <w:tab/>
        <w:t>Dead</w:t>
      </w:r>
      <w:r>
        <w:tab/>
        <w:t>Methylated</w:t>
      </w:r>
      <w:r>
        <w:tab/>
        <w:t>2</w:t>
      </w:r>
    </w:p>
    <w:p w14:paraId="04A69DC4" w14:textId="77777777" w:rsidR="00DA2B11" w:rsidRDefault="004C3EA9">
      <w:pPr>
        <w:tabs>
          <w:tab w:val="center" w:pos="1462"/>
          <w:tab w:val="center" w:pos="2033"/>
          <w:tab w:val="center" w:pos="2821"/>
          <w:tab w:val="center" w:pos="4038"/>
          <w:tab w:val="center" w:pos="4672"/>
          <w:tab w:val="center" w:pos="6022"/>
          <w:tab w:val="center" w:pos="7183"/>
          <w:tab w:val="center" w:pos="8818"/>
          <w:tab w:val="center" w:pos="9997"/>
          <w:tab w:val="center" w:pos="11079"/>
        </w:tabs>
        <w:spacing w:line="259" w:lineRule="auto"/>
        <w:ind w:left="-15" w:right="0" w:firstLine="0"/>
        <w:jc w:val="left"/>
      </w:pPr>
      <w:r>
        <w:t>T20-061</w:t>
      </w:r>
      <w:r>
        <w:tab/>
        <w:t>64</w:t>
      </w:r>
      <w:r>
        <w:tab/>
        <w:t>F</w:t>
      </w:r>
      <w:r>
        <w:tab/>
        <w:t>GBM</w:t>
      </w:r>
      <w:r>
        <w:tab/>
        <w:t>Neg</w:t>
      </w:r>
      <w:r>
        <w:tab/>
        <w:t>STR</w:t>
      </w:r>
      <w:r>
        <w:tab/>
        <w:t>Stupp</w:t>
      </w:r>
      <w:r>
        <w:tab/>
        <w:t>8.3</w:t>
      </w:r>
      <w:r>
        <w:tab/>
        <w:t>Dead</w:t>
      </w:r>
      <w:r>
        <w:tab/>
        <w:t>Methylated</w:t>
      </w:r>
      <w:r>
        <w:tab/>
        <w:t>1</w:t>
      </w:r>
    </w:p>
    <w:p w14:paraId="06FF11B8" w14:textId="77777777" w:rsidR="00DA2B11" w:rsidRDefault="004C3EA9">
      <w:pPr>
        <w:tabs>
          <w:tab w:val="center" w:pos="1453"/>
          <w:tab w:val="center" w:pos="2033"/>
          <w:tab w:val="center" w:pos="2821"/>
          <w:tab w:val="center" w:pos="4038"/>
          <w:tab w:val="center" w:pos="4672"/>
          <w:tab w:val="center" w:pos="6022"/>
          <w:tab w:val="center" w:pos="7154"/>
          <w:tab w:val="center" w:pos="8818"/>
          <w:tab w:val="center" w:pos="9997"/>
          <w:tab w:val="center" w:pos="11095"/>
        </w:tabs>
        <w:spacing w:line="259" w:lineRule="auto"/>
        <w:ind w:left="-15" w:right="0" w:firstLine="0"/>
        <w:jc w:val="left"/>
      </w:pPr>
      <w:r>
        <w:t>T20-192</w:t>
      </w:r>
      <w:r>
        <w:tab/>
        <w:t>52</w:t>
      </w:r>
      <w:r>
        <w:tab/>
        <w:t>F</w:t>
      </w:r>
      <w:r>
        <w:tab/>
        <w:t>GBM</w:t>
      </w:r>
      <w:r>
        <w:tab/>
        <w:t>Neg</w:t>
      </w:r>
      <w:r>
        <w:tab/>
        <w:t>STR</w:t>
      </w:r>
      <w:r>
        <w:tab/>
        <w:t>Stupp</w:t>
      </w:r>
      <w:r>
        <w:tab/>
        <w:t>23</w:t>
      </w:r>
      <w:r>
        <w:tab/>
        <w:t>Dead</w:t>
      </w:r>
      <w:r>
        <w:tab/>
        <w:t>Methylated</w:t>
      </w:r>
      <w:r>
        <w:tab/>
        <w:t>2</w:t>
      </w:r>
    </w:p>
    <w:p w14:paraId="02576516" w14:textId="77777777" w:rsidR="00DA2B11" w:rsidRDefault="004C3EA9">
      <w:pPr>
        <w:tabs>
          <w:tab w:val="center" w:pos="1460"/>
          <w:tab w:val="center" w:pos="2033"/>
          <w:tab w:val="center" w:pos="2821"/>
          <w:tab w:val="center" w:pos="4038"/>
          <w:tab w:val="center" w:pos="4672"/>
          <w:tab w:val="center" w:pos="6022"/>
          <w:tab w:val="center" w:pos="7225"/>
          <w:tab w:val="center" w:pos="8818"/>
          <w:tab w:val="center" w:pos="9997"/>
          <w:tab w:val="center" w:pos="11095"/>
        </w:tabs>
        <w:spacing w:line="259" w:lineRule="auto"/>
        <w:ind w:left="-15" w:right="0" w:firstLine="0"/>
        <w:jc w:val="left"/>
      </w:pPr>
      <w:r>
        <w:t>T21-173</w:t>
      </w:r>
      <w:r>
        <w:tab/>
        <w:t>66</w:t>
      </w:r>
      <w:r>
        <w:tab/>
        <w:t>F</w:t>
      </w:r>
      <w:r>
        <w:tab/>
        <w:t>GBM</w:t>
      </w:r>
      <w:r>
        <w:tab/>
        <w:t>Neg</w:t>
      </w:r>
      <w:r>
        <w:tab/>
        <w:t>STR</w:t>
      </w:r>
      <w:r>
        <w:tab/>
        <w:t>Stupp</w:t>
      </w:r>
      <w:r>
        <w:tab/>
        <w:t>13.6</w:t>
      </w:r>
      <w:r>
        <w:tab/>
        <w:t>Dead</w:t>
      </w:r>
      <w:r>
        <w:tab/>
        <w:t>Methylated</w:t>
      </w:r>
      <w:r>
        <w:tab/>
        <w:t>2</w:t>
      </w:r>
    </w:p>
    <w:p w14:paraId="6DCDBB08" w14:textId="77777777" w:rsidR="00DA2B11" w:rsidRDefault="004C3EA9">
      <w:pPr>
        <w:tabs>
          <w:tab w:val="center" w:pos="1459"/>
          <w:tab w:val="center" w:pos="2062"/>
          <w:tab w:val="center" w:pos="2821"/>
          <w:tab w:val="center" w:pos="4038"/>
          <w:tab w:val="center" w:pos="4683"/>
          <w:tab w:val="center" w:pos="6022"/>
          <w:tab w:val="center" w:pos="7186"/>
          <w:tab w:val="center" w:pos="8818"/>
          <w:tab w:val="center" w:pos="10132"/>
          <w:tab w:val="center" w:pos="11079"/>
        </w:tabs>
        <w:spacing w:line="259" w:lineRule="auto"/>
        <w:ind w:left="-15" w:right="0" w:firstLine="0"/>
        <w:jc w:val="left"/>
      </w:pPr>
      <w:r>
        <w:t>T21-214</w:t>
      </w:r>
      <w:r>
        <w:tab/>
        <w:t>49</w:t>
      </w:r>
      <w:r>
        <w:tab/>
        <w:t>M</w:t>
      </w:r>
      <w:r>
        <w:tab/>
        <w:t>GBM</w:t>
      </w:r>
      <w:r>
        <w:tab/>
      </w:r>
      <w:proofErr w:type="spellStart"/>
      <w:r>
        <w:t>Neg</w:t>
      </w:r>
      <w:proofErr w:type="spellEnd"/>
      <w:r>
        <w:tab/>
        <w:t>GTR</w:t>
      </w:r>
      <w:r>
        <w:tab/>
      </w:r>
      <w:proofErr w:type="spellStart"/>
      <w:r>
        <w:t>Stupp</w:t>
      </w:r>
      <w:proofErr w:type="spellEnd"/>
      <w:r>
        <w:tab/>
        <w:t>9.4</w:t>
      </w:r>
      <w:r>
        <w:tab/>
        <w:t>Dead</w:t>
      </w:r>
      <w:r>
        <w:tab/>
      </w:r>
      <w:proofErr w:type="spellStart"/>
      <w:r>
        <w:t>UnMethylated</w:t>
      </w:r>
      <w:proofErr w:type="spellEnd"/>
      <w:r>
        <w:tab/>
        <w:t>1</w:t>
      </w:r>
    </w:p>
    <w:p w14:paraId="088D0B09" w14:textId="77777777" w:rsidR="00DA2B11" w:rsidRDefault="004C3EA9">
      <w:pPr>
        <w:tabs>
          <w:tab w:val="center" w:pos="1462"/>
          <w:tab w:val="center" w:pos="2033"/>
          <w:tab w:val="center" w:pos="2821"/>
          <w:tab w:val="center" w:pos="4038"/>
          <w:tab w:val="center" w:pos="4683"/>
          <w:tab w:val="center" w:pos="6022"/>
          <w:tab w:val="center" w:pos="7271"/>
          <w:tab w:val="center" w:pos="8794"/>
          <w:tab w:val="center" w:pos="9997"/>
          <w:tab w:val="center" w:pos="11095"/>
        </w:tabs>
        <w:spacing w:line="259" w:lineRule="auto"/>
        <w:ind w:left="-15" w:right="0" w:firstLine="0"/>
        <w:jc w:val="left"/>
      </w:pPr>
      <w:r>
        <w:t>T21-216</w:t>
      </w:r>
      <w:r>
        <w:tab/>
        <w:t>46</w:t>
      </w:r>
      <w:r>
        <w:tab/>
        <w:t>F</w:t>
      </w:r>
      <w:r>
        <w:tab/>
        <w:t>GBM</w:t>
      </w:r>
      <w:r>
        <w:tab/>
        <w:t>Neg</w:t>
      </w:r>
      <w:r>
        <w:tab/>
        <w:t>GTR</w:t>
      </w:r>
      <w:r>
        <w:tab/>
        <w:t>Stupp</w:t>
      </w:r>
      <w:r>
        <w:tab/>
        <w:t>14.31</w:t>
      </w:r>
      <w:r>
        <w:tab/>
        <w:t>Alive</w:t>
      </w:r>
      <w:r>
        <w:tab/>
        <w:t>Methylated</w:t>
      </w:r>
      <w:r>
        <w:tab/>
        <w:t>2</w:t>
      </w:r>
    </w:p>
    <w:p w14:paraId="25ED1CAE" w14:textId="77777777" w:rsidR="00DA2B11" w:rsidRDefault="004C3EA9">
      <w:pPr>
        <w:tabs>
          <w:tab w:val="center" w:pos="1465"/>
          <w:tab w:val="center" w:pos="2033"/>
          <w:tab w:val="center" w:pos="2821"/>
          <w:tab w:val="center" w:pos="4038"/>
          <w:tab w:val="center" w:pos="4683"/>
          <w:tab w:val="center" w:pos="6022"/>
          <w:tab w:val="center" w:pos="7302"/>
          <w:tab w:val="center" w:pos="8794"/>
          <w:tab w:val="center" w:pos="9997"/>
          <w:tab w:val="center" w:pos="11079"/>
        </w:tabs>
        <w:spacing w:line="259" w:lineRule="auto"/>
        <w:ind w:left="-15" w:right="0" w:firstLine="0"/>
        <w:jc w:val="left"/>
      </w:pPr>
      <w:r>
        <w:t>T21-224</w:t>
      </w:r>
      <w:r>
        <w:tab/>
        <w:t>60</w:t>
      </w:r>
      <w:r>
        <w:tab/>
        <w:t>F</w:t>
      </w:r>
      <w:r>
        <w:tab/>
        <w:t>GBM</w:t>
      </w:r>
      <w:r>
        <w:tab/>
        <w:t>Neg</w:t>
      </w:r>
      <w:r>
        <w:tab/>
        <w:t>GTR</w:t>
      </w:r>
      <w:r>
        <w:tab/>
        <w:t>Stupp</w:t>
      </w:r>
      <w:r>
        <w:tab/>
        <w:t>14.08</w:t>
      </w:r>
      <w:r>
        <w:tab/>
        <w:t>Alive</w:t>
      </w:r>
      <w:r>
        <w:tab/>
        <w:t>Methylated</w:t>
      </w:r>
      <w:r>
        <w:tab/>
        <w:t>1</w:t>
      </w:r>
    </w:p>
    <w:p w14:paraId="147212D5" w14:textId="77777777" w:rsidR="00DA2B11" w:rsidRDefault="004C3EA9">
      <w:pPr>
        <w:tabs>
          <w:tab w:val="center" w:pos="1457"/>
          <w:tab w:val="center" w:pos="2062"/>
          <w:tab w:val="center" w:pos="2821"/>
          <w:tab w:val="center" w:pos="4038"/>
          <w:tab w:val="center" w:pos="4683"/>
          <w:tab w:val="center" w:pos="6022"/>
          <w:tab w:val="center" w:pos="7270"/>
          <w:tab w:val="center" w:pos="8794"/>
          <w:tab w:val="center" w:pos="10132"/>
          <w:tab w:val="center" w:pos="11095"/>
        </w:tabs>
        <w:spacing w:line="259" w:lineRule="auto"/>
        <w:ind w:left="-15" w:right="0" w:firstLine="0"/>
        <w:jc w:val="left"/>
      </w:pPr>
      <w:r>
        <w:t>T21-240</w:t>
      </w:r>
      <w:r>
        <w:tab/>
        <w:t>55</w:t>
      </w:r>
      <w:r>
        <w:tab/>
        <w:t>M</w:t>
      </w:r>
      <w:r>
        <w:tab/>
        <w:t>GBM</w:t>
      </w:r>
      <w:r>
        <w:tab/>
      </w:r>
      <w:proofErr w:type="spellStart"/>
      <w:r>
        <w:t>Neg</w:t>
      </w:r>
      <w:proofErr w:type="spellEnd"/>
      <w:r>
        <w:tab/>
        <w:t>GTR</w:t>
      </w:r>
      <w:r>
        <w:tab/>
      </w:r>
      <w:proofErr w:type="spellStart"/>
      <w:r>
        <w:t>Stupp</w:t>
      </w:r>
      <w:proofErr w:type="spellEnd"/>
      <w:r>
        <w:tab/>
        <w:t>15.16</w:t>
      </w:r>
      <w:r>
        <w:tab/>
        <w:t>Alive</w:t>
      </w:r>
      <w:r>
        <w:tab/>
      </w:r>
      <w:proofErr w:type="spellStart"/>
      <w:r>
        <w:t>UnMethylated</w:t>
      </w:r>
      <w:proofErr w:type="spellEnd"/>
      <w:r>
        <w:tab/>
        <w:t>2</w:t>
      </w:r>
    </w:p>
    <w:p w14:paraId="77494420" w14:textId="77777777" w:rsidR="00DA2B11" w:rsidRDefault="004C3EA9">
      <w:pPr>
        <w:tabs>
          <w:tab w:val="center" w:pos="1460"/>
          <w:tab w:val="center" w:pos="2062"/>
          <w:tab w:val="center" w:pos="2821"/>
          <w:tab w:val="center" w:pos="4038"/>
          <w:tab w:val="center" w:pos="4683"/>
          <w:tab w:val="center" w:pos="6022"/>
          <w:tab w:val="center" w:pos="7287"/>
          <w:tab w:val="center" w:pos="8794"/>
          <w:tab w:val="center" w:pos="9997"/>
          <w:tab w:val="center" w:pos="11095"/>
        </w:tabs>
        <w:spacing w:line="259" w:lineRule="auto"/>
        <w:ind w:left="-15" w:right="0" w:firstLine="0"/>
        <w:jc w:val="left"/>
      </w:pPr>
      <w:r>
        <w:t>T21-242</w:t>
      </w:r>
      <w:r>
        <w:tab/>
        <w:t>66</w:t>
      </w:r>
      <w:r>
        <w:tab/>
        <w:t>M</w:t>
      </w:r>
      <w:r>
        <w:tab/>
        <w:t>GBM</w:t>
      </w:r>
      <w:r>
        <w:tab/>
        <w:t>Neg</w:t>
      </w:r>
      <w:r>
        <w:tab/>
        <w:t>GTR</w:t>
      </w:r>
      <w:r>
        <w:tab/>
        <w:t>Stupp</w:t>
      </w:r>
      <w:r>
        <w:tab/>
        <w:t>14.47</w:t>
      </w:r>
      <w:r>
        <w:tab/>
        <w:t>Alive</w:t>
      </w:r>
      <w:r>
        <w:tab/>
        <w:t>Methylated</w:t>
      </w:r>
      <w:r>
        <w:tab/>
        <w:t>2</w:t>
      </w:r>
    </w:p>
    <w:p w14:paraId="50C77C28" w14:textId="77777777" w:rsidR="00DA2B11" w:rsidRDefault="004C3EA9">
      <w:pPr>
        <w:tabs>
          <w:tab w:val="center" w:pos="1457"/>
          <w:tab w:val="center" w:pos="2033"/>
          <w:tab w:val="center" w:pos="2821"/>
          <w:tab w:val="center" w:pos="4038"/>
          <w:tab w:val="center" w:pos="4683"/>
          <w:tab w:val="center" w:pos="6022"/>
          <w:tab w:val="center" w:pos="7278"/>
          <w:tab w:val="center" w:pos="8794"/>
          <w:tab w:val="center" w:pos="9997"/>
          <w:tab w:val="center" w:pos="11079"/>
        </w:tabs>
        <w:spacing w:line="259" w:lineRule="auto"/>
        <w:ind w:left="-15" w:right="0" w:firstLine="0"/>
        <w:jc w:val="left"/>
      </w:pPr>
      <w:r>
        <w:t>T21-326</w:t>
      </w:r>
      <w:r>
        <w:tab/>
        <w:t>39</w:t>
      </w:r>
      <w:r>
        <w:tab/>
        <w:t>F</w:t>
      </w:r>
      <w:r>
        <w:tab/>
        <w:t>GBM</w:t>
      </w:r>
      <w:r>
        <w:tab/>
        <w:t>Neg</w:t>
      </w:r>
      <w:r>
        <w:tab/>
        <w:t>GTR</w:t>
      </w:r>
      <w:r>
        <w:tab/>
        <w:t>Stupp</w:t>
      </w:r>
      <w:r>
        <w:tab/>
        <w:t>13.78</w:t>
      </w:r>
      <w:r>
        <w:tab/>
        <w:t>Alive</w:t>
      </w:r>
      <w:r>
        <w:tab/>
        <w:t>Methylated</w:t>
      </w:r>
      <w:r>
        <w:tab/>
        <w:t>1</w:t>
      </w:r>
    </w:p>
    <w:p w14:paraId="0FF2E02D" w14:textId="77777777" w:rsidR="00DA2B11" w:rsidRDefault="00DA2B11">
      <w:pPr>
        <w:sectPr w:rsidR="00DA2B11">
          <w:footerReference w:type="even" r:id="rId12"/>
          <w:footerReference w:type="default" r:id="rId13"/>
          <w:footerReference w:type="first" r:id="rId14"/>
          <w:pgSz w:w="16838" w:h="11906" w:orient="landscape"/>
          <w:pgMar w:top="1504" w:right="3069" w:bottom="2170" w:left="1560" w:header="720" w:footer="720" w:gutter="0"/>
          <w:cols w:space="720"/>
        </w:sectPr>
      </w:pPr>
    </w:p>
    <w:p w14:paraId="738EE96C" w14:textId="77777777" w:rsidR="00DA2B11" w:rsidRDefault="004C3EA9">
      <w:pPr>
        <w:pStyle w:val="Heading1"/>
        <w:spacing w:after="0"/>
        <w:ind w:left="-5"/>
      </w:pPr>
      <w:r>
        <w:lastRenderedPageBreak/>
        <w:t>Figures</w:t>
      </w:r>
    </w:p>
    <w:p w14:paraId="4C9DD496" w14:textId="77777777" w:rsidR="00DA2B11" w:rsidRDefault="004C3EA9">
      <w:pPr>
        <w:spacing w:after="182" w:line="259" w:lineRule="auto"/>
        <w:ind w:left="0" w:right="0" w:firstLine="0"/>
        <w:jc w:val="left"/>
      </w:pPr>
      <w:r>
        <w:rPr>
          <w:noProof/>
          <w:lang w:val="nb-NO" w:eastAsia="nb-NO"/>
        </w:rPr>
        <w:drawing>
          <wp:inline distT="0" distB="0" distL="0" distR="0" wp14:anchorId="5FBF35FC" wp14:editId="4586FD2E">
            <wp:extent cx="5731215" cy="2764994"/>
            <wp:effectExtent l="0" t="0" r="0" b="0"/>
            <wp:docPr id="1028" name="Picture 1028"/>
            <wp:cNvGraphicFramePr/>
            <a:graphic xmlns:a="http://schemas.openxmlformats.org/drawingml/2006/main">
              <a:graphicData uri="http://schemas.openxmlformats.org/drawingml/2006/picture">
                <pic:pic xmlns:pic="http://schemas.openxmlformats.org/drawingml/2006/picture">
                  <pic:nvPicPr>
                    <pic:cNvPr id="1028" name="Picture 1028"/>
                    <pic:cNvPicPr/>
                  </pic:nvPicPr>
                  <pic:blipFill>
                    <a:blip r:embed="rId15"/>
                    <a:stretch>
                      <a:fillRect/>
                    </a:stretch>
                  </pic:blipFill>
                  <pic:spPr>
                    <a:xfrm>
                      <a:off x="0" y="0"/>
                      <a:ext cx="5731215" cy="2764994"/>
                    </a:xfrm>
                    <a:prstGeom prst="rect">
                      <a:avLst/>
                    </a:prstGeom>
                  </pic:spPr>
                </pic:pic>
              </a:graphicData>
            </a:graphic>
          </wp:inline>
        </w:drawing>
      </w:r>
    </w:p>
    <w:p w14:paraId="5DF15E2D" w14:textId="77777777" w:rsidR="00DA2B11" w:rsidRDefault="004C3EA9">
      <w:pPr>
        <w:spacing w:line="249" w:lineRule="auto"/>
        <w:ind w:left="-5" w:right="0"/>
      </w:pPr>
      <w:r>
        <w:t xml:space="preserve">Figure 1: Organization of the MGMT promoter. MSP refers to the typical primer sites of methylation specific PCR to determine MGMT promoter methylation. </w:t>
      </w:r>
      <w:proofErr w:type="spellStart"/>
      <w:r>
        <w:t>Asterixes</w:t>
      </w:r>
      <w:proofErr w:type="spellEnd"/>
      <w:r>
        <w:t xml:space="preserve"> represent the 4 </w:t>
      </w:r>
      <w:proofErr w:type="spellStart"/>
      <w:r>
        <w:t>CpGs</w:t>
      </w:r>
      <w:proofErr w:type="spellEnd"/>
      <w:r>
        <w:t xml:space="preserve"> analysed by the Qiagen</w:t>
      </w:r>
      <w:r>
        <w:rPr>
          <w:vertAlign w:val="superscript"/>
        </w:rPr>
        <w:t xml:space="preserve">® </w:t>
      </w:r>
      <w:r>
        <w:t>MGMT pyrosequencing kit.</w:t>
      </w:r>
      <w:r>
        <w:br w:type="page"/>
      </w:r>
    </w:p>
    <w:p w14:paraId="0FB6BC77" w14:textId="77777777" w:rsidR="00DA2B11" w:rsidRDefault="004C3EA9">
      <w:pPr>
        <w:spacing w:after="162" w:line="259" w:lineRule="auto"/>
        <w:ind w:left="478" w:right="0" w:firstLine="0"/>
        <w:jc w:val="left"/>
      </w:pPr>
      <w:r>
        <w:rPr>
          <w:noProof/>
          <w:lang w:val="nb-NO" w:eastAsia="nb-NO"/>
        </w:rPr>
        <w:lastRenderedPageBreak/>
        <w:drawing>
          <wp:inline distT="0" distB="0" distL="0" distR="0" wp14:anchorId="66ABB87B" wp14:editId="64D140AA">
            <wp:extent cx="5102352" cy="2548128"/>
            <wp:effectExtent l="0" t="0" r="0" b="0"/>
            <wp:docPr id="153477" name="Picture 153477"/>
            <wp:cNvGraphicFramePr/>
            <a:graphic xmlns:a="http://schemas.openxmlformats.org/drawingml/2006/main">
              <a:graphicData uri="http://schemas.openxmlformats.org/drawingml/2006/picture">
                <pic:pic xmlns:pic="http://schemas.openxmlformats.org/drawingml/2006/picture">
                  <pic:nvPicPr>
                    <pic:cNvPr id="153477" name="Picture 153477"/>
                    <pic:cNvPicPr/>
                  </pic:nvPicPr>
                  <pic:blipFill>
                    <a:blip r:embed="rId16"/>
                    <a:stretch>
                      <a:fillRect/>
                    </a:stretch>
                  </pic:blipFill>
                  <pic:spPr>
                    <a:xfrm>
                      <a:off x="0" y="0"/>
                      <a:ext cx="5102352" cy="2548128"/>
                    </a:xfrm>
                    <a:prstGeom prst="rect">
                      <a:avLst/>
                    </a:prstGeom>
                  </pic:spPr>
                </pic:pic>
              </a:graphicData>
            </a:graphic>
          </wp:inline>
        </w:drawing>
      </w:r>
    </w:p>
    <w:p w14:paraId="7068EC15" w14:textId="77777777" w:rsidR="00DA2B11" w:rsidRDefault="004C3EA9">
      <w:pPr>
        <w:spacing w:after="0" w:line="259" w:lineRule="auto"/>
        <w:ind w:left="2801" w:right="1055"/>
      </w:pPr>
      <w:r>
        <w:rPr>
          <w:sz w:val="20"/>
        </w:rPr>
        <w:t>(a)</w:t>
      </w:r>
    </w:p>
    <w:p w14:paraId="0435CD14" w14:textId="77777777" w:rsidR="00DA2B11" w:rsidRDefault="004C3EA9">
      <w:pPr>
        <w:spacing w:after="32" w:line="259" w:lineRule="auto"/>
        <w:ind w:left="1150" w:right="0" w:firstLine="0"/>
        <w:jc w:val="left"/>
      </w:pPr>
      <w:r>
        <w:rPr>
          <w:rFonts w:ascii="Calibri" w:eastAsia="Calibri" w:hAnsi="Calibri" w:cs="Calibri"/>
          <w:noProof/>
          <w:lang w:val="nb-NO" w:eastAsia="nb-NO"/>
        </w:rPr>
        <mc:AlternateContent>
          <mc:Choice Requires="wpg">
            <w:drawing>
              <wp:inline distT="0" distB="0" distL="0" distR="0" wp14:anchorId="4AAAAEDF" wp14:editId="1103772F">
                <wp:extent cx="4260345" cy="2070527"/>
                <wp:effectExtent l="0" t="0" r="0" b="0"/>
                <wp:docPr id="138872" name="Group 138872"/>
                <wp:cNvGraphicFramePr/>
                <a:graphic xmlns:a="http://schemas.openxmlformats.org/drawingml/2006/main">
                  <a:graphicData uri="http://schemas.microsoft.com/office/word/2010/wordprocessingGroup">
                    <wpg:wgp>
                      <wpg:cNvGrpSpPr/>
                      <wpg:grpSpPr>
                        <a:xfrm>
                          <a:off x="0" y="0"/>
                          <a:ext cx="4260345" cy="2070527"/>
                          <a:chOff x="0" y="0"/>
                          <a:chExt cx="4260345" cy="2070527"/>
                        </a:xfrm>
                      </wpg:grpSpPr>
                      <wps:wsp>
                        <wps:cNvPr id="1610" name="Shape 1610"/>
                        <wps:cNvSpPr/>
                        <wps:spPr>
                          <a:xfrm>
                            <a:off x="167557" y="1659621"/>
                            <a:ext cx="2062988" cy="0"/>
                          </a:xfrm>
                          <a:custGeom>
                            <a:avLst/>
                            <a:gdLst/>
                            <a:ahLst/>
                            <a:cxnLst/>
                            <a:rect l="0" t="0" r="0" b="0"/>
                            <a:pathLst>
                              <a:path w="2062988">
                                <a:moveTo>
                                  <a:pt x="0" y="0"/>
                                </a:moveTo>
                                <a:lnTo>
                                  <a:pt x="2062988" y="0"/>
                                </a:lnTo>
                              </a:path>
                            </a:pathLst>
                          </a:custGeom>
                          <a:ln w="3214" cap="flat">
                            <a:round/>
                          </a:ln>
                        </wps:spPr>
                        <wps:style>
                          <a:lnRef idx="1">
                            <a:srgbClr val="EBEBEB"/>
                          </a:lnRef>
                          <a:fillRef idx="0">
                            <a:srgbClr val="000000">
                              <a:alpha val="0"/>
                            </a:srgbClr>
                          </a:fillRef>
                          <a:effectRef idx="0">
                            <a:scrgbClr r="0" g="0" b="0"/>
                          </a:effectRef>
                          <a:fontRef idx="none"/>
                        </wps:style>
                        <wps:bodyPr/>
                      </wps:wsp>
                      <wps:wsp>
                        <wps:cNvPr id="1611" name="Shape 1611"/>
                        <wps:cNvSpPr/>
                        <wps:spPr>
                          <a:xfrm>
                            <a:off x="167557" y="1179535"/>
                            <a:ext cx="2062988" cy="0"/>
                          </a:xfrm>
                          <a:custGeom>
                            <a:avLst/>
                            <a:gdLst/>
                            <a:ahLst/>
                            <a:cxnLst/>
                            <a:rect l="0" t="0" r="0" b="0"/>
                            <a:pathLst>
                              <a:path w="2062988">
                                <a:moveTo>
                                  <a:pt x="0" y="0"/>
                                </a:moveTo>
                                <a:lnTo>
                                  <a:pt x="2062988" y="0"/>
                                </a:lnTo>
                              </a:path>
                            </a:pathLst>
                          </a:custGeom>
                          <a:ln w="3214" cap="flat">
                            <a:round/>
                          </a:ln>
                        </wps:spPr>
                        <wps:style>
                          <a:lnRef idx="1">
                            <a:srgbClr val="EBEBEB"/>
                          </a:lnRef>
                          <a:fillRef idx="0">
                            <a:srgbClr val="000000">
                              <a:alpha val="0"/>
                            </a:srgbClr>
                          </a:fillRef>
                          <a:effectRef idx="0">
                            <a:scrgbClr r="0" g="0" b="0"/>
                          </a:effectRef>
                          <a:fontRef idx="none"/>
                        </wps:style>
                        <wps:bodyPr/>
                      </wps:wsp>
                      <wps:wsp>
                        <wps:cNvPr id="1612" name="Shape 1612"/>
                        <wps:cNvSpPr/>
                        <wps:spPr>
                          <a:xfrm>
                            <a:off x="167557" y="699388"/>
                            <a:ext cx="2062988" cy="0"/>
                          </a:xfrm>
                          <a:custGeom>
                            <a:avLst/>
                            <a:gdLst/>
                            <a:ahLst/>
                            <a:cxnLst/>
                            <a:rect l="0" t="0" r="0" b="0"/>
                            <a:pathLst>
                              <a:path w="2062988">
                                <a:moveTo>
                                  <a:pt x="0" y="0"/>
                                </a:moveTo>
                                <a:lnTo>
                                  <a:pt x="2062988" y="0"/>
                                </a:lnTo>
                              </a:path>
                            </a:pathLst>
                          </a:custGeom>
                          <a:ln w="3214" cap="flat">
                            <a:round/>
                          </a:ln>
                        </wps:spPr>
                        <wps:style>
                          <a:lnRef idx="1">
                            <a:srgbClr val="EBEBEB"/>
                          </a:lnRef>
                          <a:fillRef idx="0">
                            <a:srgbClr val="000000">
                              <a:alpha val="0"/>
                            </a:srgbClr>
                          </a:fillRef>
                          <a:effectRef idx="0">
                            <a:scrgbClr r="0" g="0" b="0"/>
                          </a:effectRef>
                          <a:fontRef idx="none"/>
                        </wps:style>
                        <wps:bodyPr/>
                      </wps:wsp>
                      <wps:wsp>
                        <wps:cNvPr id="1613" name="Shape 1613"/>
                        <wps:cNvSpPr/>
                        <wps:spPr>
                          <a:xfrm>
                            <a:off x="167557" y="219302"/>
                            <a:ext cx="2062988" cy="0"/>
                          </a:xfrm>
                          <a:custGeom>
                            <a:avLst/>
                            <a:gdLst/>
                            <a:ahLst/>
                            <a:cxnLst/>
                            <a:rect l="0" t="0" r="0" b="0"/>
                            <a:pathLst>
                              <a:path w="2062988">
                                <a:moveTo>
                                  <a:pt x="0" y="0"/>
                                </a:moveTo>
                                <a:lnTo>
                                  <a:pt x="2062988" y="0"/>
                                </a:lnTo>
                              </a:path>
                            </a:pathLst>
                          </a:custGeom>
                          <a:ln w="3214" cap="flat">
                            <a:round/>
                          </a:ln>
                        </wps:spPr>
                        <wps:style>
                          <a:lnRef idx="1">
                            <a:srgbClr val="EBEBEB"/>
                          </a:lnRef>
                          <a:fillRef idx="0">
                            <a:srgbClr val="000000">
                              <a:alpha val="0"/>
                            </a:srgbClr>
                          </a:fillRef>
                          <a:effectRef idx="0">
                            <a:scrgbClr r="0" g="0" b="0"/>
                          </a:effectRef>
                          <a:fontRef idx="none"/>
                        </wps:style>
                        <wps:bodyPr/>
                      </wps:wsp>
                      <wps:wsp>
                        <wps:cNvPr id="1614" name="Shape 1614"/>
                        <wps:cNvSpPr/>
                        <wps:spPr>
                          <a:xfrm>
                            <a:off x="167557" y="1899665"/>
                            <a:ext cx="2062988" cy="0"/>
                          </a:xfrm>
                          <a:custGeom>
                            <a:avLst/>
                            <a:gdLst/>
                            <a:ahLst/>
                            <a:cxnLst/>
                            <a:rect l="0" t="0" r="0" b="0"/>
                            <a:pathLst>
                              <a:path w="2062988">
                                <a:moveTo>
                                  <a:pt x="0" y="0"/>
                                </a:moveTo>
                                <a:lnTo>
                                  <a:pt x="2062988" y="0"/>
                                </a:lnTo>
                              </a:path>
                            </a:pathLst>
                          </a:custGeom>
                          <a:ln w="6489" cap="flat">
                            <a:round/>
                          </a:ln>
                        </wps:spPr>
                        <wps:style>
                          <a:lnRef idx="1">
                            <a:srgbClr val="EBEBEB"/>
                          </a:lnRef>
                          <a:fillRef idx="0">
                            <a:srgbClr val="000000">
                              <a:alpha val="0"/>
                            </a:srgbClr>
                          </a:fillRef>
                          <a:effectRef idx="0">
                            <a:scrgbClr r="0" g="0" b="0"/>
                          </a:effectRef>
                          <a:fontRef idx="none"/>
                        </wps:style>
                        <wps:bodyPr/>
                      </wps:wsp>
                      <wps:wsp>
                        <wps:cNvPr id="1615" name="Shape 1615"/>
                        <wps:cNvSpPr/>
                        <wps:spPr>
                          <a:xfrm>
                            <a:off x="167557" y="1419578"/>
                            <a:ext cx="2062988" cy="0"/>
                          </a:xfrm>
                          <a:custGeom>
                            <a:avLst/>
                            <a:gdLst/>
                            <a:ahLst/>
                            <a:cxnLst/>
                            <a:rect l="0" t="0" r="0" b="0"/>
                            <a:pathLst>
                              <a:path w="2062988">
                                <a:moveTo>
                                  <a:pt x="0" y="0"/>
                                </a:moveTo>
                                <a:lnTo>
                                  <a:pt x="2062988" y="0"/>
                                </a:lnTo>
                              </a:path>
                            </a:pathLst>
                          </a:custGeom>
                          <a:ln w="6489" cap="flat">
                            <a:round/>
                          </a:ln>
                        </wps:spPr>
                        <wps:style>
                          <a:lnRef idx="1">
                            <a:srgbClr val="EBEBEB"/>
                          </a:lnRef>
                          <a:fillRef idx="0">
                            <a:srgbClr val="000000">
                              <a:alpha val="0"/>
                            </a:srgbClr>
                          </a:fillRef>
                          <a:effectRef idx="0">
                            <a:scrgbClr r="0" g="0" b="0"/>
                          </a:effectRef>
                          <a:fontRef idx="none"/>
                        </wps:style>
                        <wps:bodyPr/>
                      </wps:wsp>
                      <wps:wsp>
                        <wps:cNvPr id="1616" name="Shape 1616"/>
                        <wps:cNvSpPr/>
                        <wps:spPr>
                          <a:xfrm>
                            <a:off x="167557" y="939492"/>
                            <a:ext cx="2062988" cy="0"/>
                          </a:xfrm>
                          <a:custGeom>
                            <a:avLst/>
                            <a:gdLst/>
                            <a:ahLst/>
                            <a:cxnLst/>
                            <a:rect l="0" t="0" r="0" b="0"/>
                            <a:pathLst>
                              <a:path w="2062988">
                                <a:moveTo>
                                  <a:pt x="0" y="0"/>
                                </a:moveTo>
                                <a:lnTo>
                                  <a:pt x="2062988" y="0"/>
                                </a:lnTo>
                              </a:path>
                            </a:pathLst>
                          </a:custGeom>
                          <a:ln w="6489" cap="flat">
                            <a:round/>
                          </a:ln>
                        </wps:spPr>
                        <wps:style>
                          <a:lnRef idx="1">
                            <a:srgbClr val="EBEBEB"/>
                          </a:lnRef>
                          <a:fillRef idx="0">
                            <a:srgbClr val="000000">
                              <a:alpha val="0"/>
                            </a:srgbClr>
                          </a:fillRef>
                          <a:effectRef idx="0">
                            <a:scrgbClr r="0" g="0" b="0"/>
                          </a:effectRef>
                          <a:fontRef idx="none"/>
                        </wps:style>
                        <wps:bodyPr/>
                      </wps:wsp>
                      <wps:wsp>
                        <wps:cNvPr id="1617" name="Shape 1617"/>
                        <wps:cNvSpPr/>
                        <wps:spPr>
                          <a:xfrm>
                            <a:off x="167557" y="459345"/>
                            <a:ext cx="2062988" cy="0"/>
                          </a:xfrm>
                          <a:custGeom>
                            <a:avLst/>
                            <a:gdLst/>
                            <a:ahLst/>
                            <a:cxnLst/>
                            <a:rect l="0" t="0" r="0" b="0"/>
                            <a:pathLst>
                              <a:path w="2062988">
                                <a:moveTo>
                                  <a:pt x="0" y="0"/>
                                </a:moveTo>
                                <a:lnTo>
                                  <a:pt x="2062988" y="0"/>
                                </a:lnTo>
                              </a:path>
                            </a:pathLst>
                          </a:custGeom>
                          <a:ln w="6489" cap="flat">
                            <a:round/>
                          </a:ln>
                        </wps:spPr>
                        <wps:style>
                          <a:lnRef idx="1">
                            <a:srgbClr val="EBEBEB"/>
                          </a:lnRef>
                          <a:fillRef idx="0">
                            <a:srgbClr val="000000">
                              <a:alpha val="0"/>
                            </a:srgbClr>
                          </a:fillRef>
                          <a:effectRef idx="0">
                            <a:scrgbClr r="0" g="0" b="0"/>
                          </a:effectRef>
                          <a:fontRef idx="none"/>
                        </wps:style>
                        <wps:bodyPr/>
                      </wps:wsp>
                      <wps:wsp>
                        <wps:cNvPr id="1618" name="Shape 1618"/>
                        <wps:cNvSpPr/>
                        <wps:spPr>
                          <a:xfrm>
                            <a:off x="730185" y="0"/>
                            <a:ext cx="0" cy="1990151"/>
                          </a:xfrm>
                          <a:custGeom>
                            <a:avLst/>
                            <a:gdLst/>
                            <a:ahLst/>
                            <a:cxnLst/>
                            <a:rect l="0" t="0" r="0" b="0"/>
                            <a:pathLst>
                              <a:path h="1990151">
                                <a:moveTo>
                                  <a:pt x="0" y="1990151"/>
                                </a:moveTo>
                                <a:lnTo>
                                  <a:pt x="0" y="0"/>
                                </a:lnTo>
                              </a:path>
                            </a:pathLst>
                          </a:custGeom>
                          <a:ln w="6489" cap="flat">
                            <a:round/>
                          </a:ln>
                        </wps:spPr>
                        <wps:style>
                          <a:lnRef idx="1">
                            <a:srgbClr val="EBEBEB"/>
                          </a:lnRef>
                          <a:fillRef idx="0">
                            <a:srgbClr val="000000">
                              <a:alpha val="0"/>
                            </a:srgbClr>
                          </a:fillRef>
                          <a:effectRef idx="0">
                            <a:scrgbClr r="0" g="0" b="0"/>
                          </a:effectRef>
                          <a:fontRef idx="none"/>
                        </wps:style>
                        <wps:bodyPr/>
                      </wps:wsp>
                      <wps:wsp>
                        <wps:cNvPr id="1619" name="Shape 1619"/>
                        <wps:cNvSpPr/>
                        <wps:spPr>
                          <a:xfrm>
                            <a:off x="1667918" y="0"/>
                            <a:ext cx="0" cy="1990151"/>
                          </a:xfrm>
                          <a:custGeom>
                            <a:avLst/>
                            <a:gdLst/>
                            <a:ahLst/>
                            <a:cxnLst/>
                            <a:rect l="0" t="0" r="0" b="0"/>
                            <a:pathLst>
                              <a:path h="1990151">
                                <a:moveTo>
                                  <a:pt x="0" y="1990151"/>
                                </a:moveTo>
                                <a:lnTo>
                                  <a:pt x="0" y="0"/>
                                </a:lnTo>
                              </a:path>
                            </a:pathLst>
                          </a:custGeom>
                          <a:ln w="6489" cap="flat">
                            <a:round/>
                          </a:ln>
                        </wps:spPr>
                        <wps:style>
                          <a:lnRef idx="1">
                            <a:srgbClr val="EBEBEB"/>
                          </a:lnRef>
                          <a:fillRef idx="0">
                            <a:srgbClr val="000000">
                              <a:alpha val="0"/>
                            </a:srgbClr>
                          </a:fillRef>
                          <a:effectRef idx="0">
                            <a:scrgbClr r="0" g="0" b="0"/>
                          </a:effectRef>
                          <a:fontRef idx="none"/>
                        </wps:style>
                        <wps:bodyPr/>
                      </wps:wsp>
                      <wps:wsp>
                        <wps:cNvPr id="1620" name="Shape 1620"/>
                        <wps:cNvSpPr/>
                        <wps:spPr>
                          <a:xfrm>
                            <a:off x="167557" y="1726819"/>
                            <a:ext cx="2062988" cy="0"/>
                          </a:xfrm>
                          <a:custGeom>
                            <a:avLst/>
                            <a:gdLst/>
                            <a:ahLst/>
                            <a:cxnLst/>
                            <a:rect l="0" t="0" r="0" b="0"/>
                            <a:pathLst>
                              <a:path w="2062988">
                                <a:moveTo>
                                  <a:pt x="0" y="0"/>
                                </a:moveTo>
                                <a:lnTo>
                                  <a:pt x="2062988" y="0"/>
                                </a:lnTo>
                              </a:path>
                            </a:pathLst>
                          </a:custGeom>
                          <a:ln w="6489" cap="flat">
                            <a:round/>
                          </a:ln>
                        </wps:spPr>
                        <wps:style>
                          <a:lnRef idx="1">
                            <a:srgbClr val="000000"/>
                          </a:lnRef>
                          <a:fillRef idx="0">
                            <a:srgbClr val="000000">
                              <a:alpha val="0"/>
                            </a:srgbClr>
                          </a:fillRef>
                          <a:effectRef idx="0">
                            <a:scrgbClr r="0" g="0" b="0"/>
                          </a:effectRef>
                          <a:fontRef idx="none"/>
                        </wps:style>
                        <wps:bodyPr/>
                      </wps:wsp>
                      <wps:wsp>
                        <wps:cNvPr id="1621" name="Shape 1621"/>
                        <wps:cNvSpPr/>
                        <wps:spPr>
                          <a:xfrm>
                            <a:off x="698709" y="1147998"/>
                            <a:ext cx="63013" cy="63013"/>
                          </a:xfrm>
                          <a:custGeom>
                            <a:avLst/>
                            <a:gdLst/>
                            <a:ahLst/>
                            <a:cxnLst/>
                            <a:rect l="0" t="0" r="0" b="0"/>
                            <a:pathLst>
                              <a:path w="63013" h="63013">
                                <a:moveTo>
                                  <a:pt x="31476" y="0"/>
                                </a:moveTo>
                                <a:cubicBezTo>
                                  <a:pt x="48821" y="0"/>
                                  <a:pt x="63013" y="14192"/>
                                  <a:pt x="63013" y="31537"/>
                                </a:cubicBezTo>
                                <a:cubicBezTo>
                                  <a:pt x="63013" y="48821"/>
                                  <a:pt x="48821" y="63013"/>
                                  <a:pt x="31476" y="63013"/>
                                </a:cubicBezTo>
                                <a:cubicBezTo>
                                  <a:pt x="14192" y="63013"/>
                                  <a:pt x="0" y="48821"/>
                                  <a:pt x="0" y="31537"/>
                                </a:cubicBezTo>
                                <a:cubicBezTo>
                                  <a:pt x="0" y="14192"/>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22" name="Shape 1622"/>
                        <wps:cNvSpPr/>
                        <wps:spPr>
                          <a:xfrm>
                            <a:off x="743648" y="942282"/>
                            <a:ext cx="63013" cy="62952"/>
                          </a:xfrm>
                          <a:custGeom>
                            <a:avLst/>
                            <a:gdLst/>
                            <a:ahLst/>
                            <a:cxnLst/>
                            <a:rect l="0" t="0" r="0" b="0"/>
                            <a:pathLst>
                              <a:path w="63013" h="62952">
                                <a:moveTo>
                                  <a:pt x="31537" y="0"/>
                                </a:moveTo>
                                <a:cubicBezTo>
                                  <a:pt x="48821" y="0"/>
                                  <a:pt x="63013" y="14131"/>
                                  <a:pt x="63013" y="31476"/>
                                </a:cubicBezTo>
                                <a:cubicBezTo>
                                  <a:pt x="63013" y="48821"/>
                                  <a:pt x="48821" y="62952"/>
                                  <a:pt x="31537" y="62952"/>
                                </a:cubicBezTo>
                                <a:cubicBezTo>
                                  <a:pt x="14192" y="62952"/>
                                  <a:pt x="0" y="48821"/>
                                  <a:pt x="0" y="31476"/>
                                </a:cubicBezTo>
                                <a:cubicBezTo>
                                  <a:pt x="0" y="14131"/>
                                  <a:pt x="14192" y="0"/>
                                  <a:pt x="31537"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23" name="Shape 1623"/>
                        <wps:cNvSpPr/>
                        <wps:spPr>
                          <a:xfrm>
                            <a:off x="698709" y="1342313"/>
                            <a:ext cx="63013" cy="63012"/>
                          </a:xfrm>
                          <a:custGeom>
                            <a:avLst/>
                            <a:gdLst/>
                            <a:ahLst/>
                            <a:cxnLst/>
                            <a:rect l="0" t="0" r="0" b="0"/>
                            <a:pathLst>
                              <a:path w="63013" h="63012">
                                <a:moveTo>
                                  <a:pt x="31476" y="0"/>
                                </a:moveTo>
                                <a:cubicBezTo>
                                  <a:pt x="48821" y="0"/>
                                  <a:pt x="63013" y="14191"/>
                                  <a:pt x="63013" y="31536"/>
                                </a:cubicBezTo>
                                <a:cubicBezTo>
                                  <a:pt x="63013" y="48821"/>
                                  <a:pt x="48821" y="63012"/>
                                  <a:pt x="31476" y="63012"/>
                                </a:cubicBezTo>
                                <a:cubicBezTo>
                                  <a:pt x="14192" y="63012"/>
                                  <a:pt x="0" y="48821"/>
                                  <a:pt x="0" y="31536"/>
                                </a:cubicBezTo>
                                <a:cubicBezTo>
                                  <a:pt x="0" y="14191"/>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24" name="Shape 1624"/>
                        <wps:cNvSpPr/>
                        <wps:spPr>
                          <a:xfrm>
                            <a:off x="764329" y="1342313"/>
                            <a:ext cx="63013" cy="63012"/>
                          </a:xfrm>
                          <a:custGeom>
                            <a:avLst/>
                            <a:gdLst/>
                            <a:ahLst/>
                            <a:cxnLst/>
                            <a:rect l="0" t="0" r="0" b="0"/>
                            <a:pathLst>
                              <a:path w="63013" h="63012">
                                <a:moveTo>
                                  <a:pt x="31537" y="0"/>
                                </a:moveTo>
                                <a:cubicBezTo>
                                  <a:pt x="48821" y="0"/>
                                  <a:pt x="63013" y="14191"/>
                                  <a:pt x="63013" y="31536"/>
                                </a:cubicBezTo>
                                <a:cubicBezTo>
                                  <a:pt x="63013" y="48821"/>
                                  <a:pt x="48821" y="63012"/>
                                  <a:pt x="31537" y="63012"/>
                                </a:cubicBezTo>
                                <a:cubicBezTo>
                                  <a:pt x="14192" y="63012"/>
                                  <a:pt x="0" y="48821"/>
                                  <a:pt x="0" y="31536"/>
                                </a:cubicBezTo>
                                <a:cubicBezTo>
                                  <a:pt x="0" y="14191"/>
                                  <a:pt x="14192" y="0"/>
                                  <a:pt x="31537"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25" name="Shape 1625"/>
                        <wps:cNvSpPr/>
                        <wps:spPr>
                          <a:xfrm>
                            <a:off x="698709" y="988374"/>
                            <a:ext cx="63013" cy="63013"/>
                          </a:xfrm>
                          <a:custGeom>
                            <a:avLst/>
                            <a:gdLst/>
                            <a:ahLst/>
                            <a:cxnLst/>
                            <a:rect l="0" t="0" r="0" b="0"/>
                            <a:pathLst>
                              <a:path w="63013" h="63013">
                                <a:moveTo>
                                  <a:pt x="31476" y="0"/>
                                </a:moveTo>
                                <a:cubicBezTo>
                                  <a:pt x="48821" y="0"/>
                                  <a:pt x="63013" y="14191"/>
                                  <a:pt x="63013" y="31537"/>
                                </a:cubicBezTo>
                                <a:cubicBezTo>
                                  <a:pt x="63013" y="48821"/>
                                  <a:pt x="48821" y="63013"/>
                                  <a:pt x="31476" y="63013"/>
                                </a:cubicBezTo>
                                <a:cubicBezTo>
                                  <a:pt x="14192" y="63013"/>
                                  <a:pt x="0" y="48821"/>
                                  <a:pt x="0" y="31537"/>
                                </a:cubicBezTo>
                                <a:cubicBezTo>
                                  <a:pt x="0" y="14191"/>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26" name="Shape 1626"/>
                        <wps:cNvSpPr/>
                        <wps:spPr>
                          <a:xfrm>
                            <a:off x="698709" y="1465367"/>
                            <a:ext cx="63013" cy="62952"/>
                          </a:xfrm>
                          <a:custGeom>
                            <a:avLst/>
                            <a:gdLst/>
                            <a:ahLst/>
                            <a:cxnLst/>
                            <a:rect l="0" t="0" r="0" b="0"/>
                            <a:pathLst>
                              <a:path w="63013" h="62952">
                                <a:moveTo>
                                  <a:pt x="31476" y="0"/>
                                </a:moveTo>
                                <a:cubicBezTo>
                                  <a:pt x="48821" y="0"/>
                                  <a:pt x="63013" y="14131"/>
                                  <a:pt x="63013" y="31476"/>
                                </a:cubicBezTo>
                                <a:cubicBezTo>
                                  <a:pt x="63013" y="48821"/>
                                  <a:pt x="48821" y="62952"/>
                                  <a:pt x="31476" y="62952"/>
                                </a:cubicBezTo>
                                <a:cubicBezTo>
                                  <a:pt x="14192" y="62952"/>
                                  <a:pt x="0" y="48821"/>
                                  <a:pt x="0" y="31476"/>
                                </a:cubicBezTo>
                                <a:cubicBezTo>
                                  <a:pt x="0" y="14131"/>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27" name="Shape 1627"/>
                        <wps:cNvSpPr/>
                        <wps:spPr>
                          <a:xfrm>
                            <a:off x="759235" y="1440866"/>
                            <a:ext cx="63013" cy="62952"/>
                          </a:xfrm>
                          <a:custGeom>
                            <a:avLst/>
                            <a:gdLst/>
                            <a:ahLst/>
                            <a:cxnLst/>
                            <a:rect l="0" t="0" r="0" b="0"/>
                            <a:pathLst>
                              <a:path w="63013" h="62952">
                                <a:moveTo>
                                  <a:pt x="31476" y="0"/>
                                </a:moveTo>
                                <a:cubicBezTo>
                                  <a:pt x="48821" y="0"/>
                                  <a:pt x="63013" y="14131"/>
                                  <a:pt x="63013" y="31476"/>
                                </a:cubicBezTo>
                                <a:cubicBezTo>
                                  <a:pt x="63013" y="48821"/>
                                  <a:pt x="48821" y="62952"/>
                                  <a:pt x="31476" y="62952"/>
                                </a:cubicBezTo>
                                <a:cubicBezTo>
                                  <a:pt x="14192" y="62952"/>
                                  <a:pt x="0" y="48821"/>
                                  <a:pt x="0" y="31476"/>
                                </a:cubicBezTo>
                                <a:cubicBezTo>
                                  <a:pt x="0" y="14131"/>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28" name="Shape 1628"/>
                        <wps:cNvSpPr/>
                        <wps:spPr>
                          <a:xfrm>
                            <a:off x="760205" y="1030949"/>
                            <a:ext cx="63013" cy="62952"/>
                          </a:xfrm>
                          <a:custGeom>
                            <a:avLst/>
                            <a:gdLst/>
                            <a:ahLst/>
                            <a:cxnLst/>
                            <a:rect l="0" t="0" r="0" b="0"/>
                            <a:pathLst>
                              <a:path w="63013" h="62952">
                                <a:moveTo>
                                  <a:pt x="31476" y="0"/>
                                </a:moveTo>
                                <a:cubicBezTo>
                                  <a:pt x="48821" y="0"/>
                                  <a:pt x="63013" y="14131"/>
                                  <a:pt x="63013" y="31476"/>
                                </a:cubicBezTo>
                                <a:cubicBezTo>
                                  <a:pt x="63013" y="48821"/>
                                  <a:pt x="48821" y="62952"/>
                                  <a:pt x="31476" y="62952"/>
                                </a:cubicBezTo>
                                <a:cubicBezTo>
                                  <a:pt x="14191" y="62952"/>
                                  <a:pt x="0" y="48821"/>
                                  <a:pt x="0" y="31476"/>
                                </a:cubicBezTo>
                                <a:cubicBezTo>
                                  <a:pt x="0" y="14131"/>
                                  <a:pt x="14191"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29" name="Shape 1629"/>
                        <wps:cNvSpPr/>
                        <wps:spPr>
                          <a:xfrm>
                            <a:off x="607313" y="1142540"/>
                            <a:ext cx="63013" cy="63013"/>
                          </a:xfrm>
                          <a:custGeom>
                            <a:avLst/>
                            <a:gdLst/>
                            <a:ahLst/>
                            <a:cxnLst/>
                            <a:rect l="0" t="0" r="0" b="0"/>
                            <a:pathLst>
                              <a:path w="63013" h="63013">
                                <a:moveTo>
                                  <a:pt x="31537" y="0"/>
                                </a:moveTo>
                                <a:cubicBezTo>
                                  <a:pt x="48821" y="0"/>
                                  <a:pt x="63013" y="14192"/>
                                  <a:pt x="63013" y="31537"/>
                                </a:cubicBezTo>
                                <a:cubicBezTo>
                                  <a:pt x="63013" y="48821"/>
                                  <a:pt x="48821" y="63013"/>
                                  <a:pt x="31537" y="63013"/>
                                </a:cubicBezTo>
                                <a:cubicBezTo>
                                  <a:pt x="14192" y="63013"/>
                                  <a:pt x="0" y="48821"/>
                                  <a:pt x="0" y="31537"/>
                                </a:cubicBezTo>
                                <a:cubicBezTo>
                                  <a:pt x="0" y="14192"/>
                                  <a:pt x="14192" y="0"/>
                                  <a:pt x="31537"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30" name="Shape 1630"/>
                        <wps:cNvSpPr/>
                        <wps:spPr>
                          <a:xfrm>
                            <a:off x="698709" y="728559"/>
                            <a:ext cx="63013" cy="63013"/>
                          </a:xfrm>
                          <a:custGeom>
                            <a:avLst/>
                            <a:gdLst/>
                            <a:ahLst/>
                            <a:cxnLst/>
                            <a:rect l="0" t="0" r="0" b="0"/>
                            <a:pathLst>
                              <a:path w="63013" h="63013">
                                <a:moveTo>
                                  <a:pt x="31476" y="0"/>
                                </a:moveTo>
                                <a:cubicBezTo>
                                  <a:pt x="48821" y="0"/>
                                  <a:pt x="63013" y="14192"/>
                                  <a:pt x="63013" y="31537"/>
                                </a:cubicBezTo>
                                <a:cubicBezTo>
                                  <a:pt x="63013" y="48882"/>
                                  <a:pt x="48821" y="63013"/>
                                  <a:pt x="31476" y="63013"/>
                                </a:cubicBezTo>
                                <a:cubicBezTo>
                                  <a:pt x="14192" y="63013"/>
                                  <a:pt x="0" y="48882"/>
                                  <a:pt x="0" y="31537"/>
                                </a:cubicBezTo>
                                <a:cubicBezTo>
                                  <a:pt x="0" y="14192"/>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31" name="Shape 1631"/>
                        <wps:cNvSpPr/>
                        <wps:spPr>
                          <a:xfrm>
                            <a:off x="698709" y="113047"/>
                            <a:ext cx="63013" cy="62952"/>
                          </a:xfrm>
                          <a:custGeom>
                            <a:avLst/>
                            <a:gdLst/>
                            <a:ahLst/>
                            <a:cxnLst/>
                            <a:rect l="0" t="0" r="0" b="0"/>
                            <a:pathLst>
                              <a:path w="63013" h="62952">
                                <a:moveTo>
                                  <a:pt x="31476" y="0"/>
                                </a:moveTo>
                                <a:cubicBezTo>
                                  <a:pt x="48821" y="0"/>
                                  <a:pt x="63013" y="14131"/>
                                  <a:pt x="63013" y="31476"/>
                                </a:cubicBezTo>
                                <a:cubicBezTo>
                                  <a:pt x="63013" y="48821"/>
                                  <a:pt x="48821" y="62952"/>
                                  <a:pt x="31476" y="62952"/>
                                </a:cubicBezTo>
                                <a:cubicBezTo>
                                  <a:pt x="14192" y="62952"/>
                                  <a:pt x="0" y="48821"/>
                                  <a:pt x="0" y="31476"/>
                                </a:cubicBezTo>
                                <a:cubicBezTo>
                                  <a:pt x="0" y="14131"/>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32" name="Shape 1632"/>
                        <wps:cNvSpPr/>
                        <wps:spPr>
                          <a:xfrm>
                            <a:off x="633088" y="113047"/>
                            <a:ext cx="62952" cy="62952"/>
                          </a:xfrm>
                          <a:custGeom>
                            <a:avLst/>
                            <a:gdLst/>
                            <a:ahLst/>
                            <a:cxnLst/>
                            <a:rect l="0" t="0" r="0" b="0"/>
                            <a:pathLst>
                              <a:path w="62952" h="62952">
                                <a:moveTo>
                                  <a:pt x="31476" y="0"/>
                                </a:moveTo>
                                <a:cubicBezTo>
                                  <a:pt x="48821" y="0"/>
                                  <a:pt x="62952" y="14131"/>
                                  <a:pt x="62952" y="31476"/>
                                </a:cubicBezTo>
                                <a:cubicBezTo>
                                  <a:pt x="62952" y="48821"/>
                                  <a:pt x="48821" y="62952"/>
                                  <a:pt x="31476" y="62952"/>
                                </a:cubicBezTo>
                                <a:cubicBezTo>
                                  <a:pt x="14131" y="62952"/>
                                  <a:pt x="0" y="48821"/>
                                  <a:pt x="0" y="31476"/>
                                </a:cubicBezTo>
                                <a:cubicBezTo>
                                  <a:pt x="0" y="14131"/>
                                  <a:pt x="14131"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33" name="Shape 1633"/>
                        <wps:cNvSpPr/>
                        <wps:spPr>
                          <a:xfrm>
                            <a:off x="698709" y="598410"/>
                            <a:ext cx="63013" cy="62952"/>
                          </a:xfrm>
                          <a:custGeom>
                            <a:avLst/>
                            <a:gdLst/>
                            <a:ahLst/>
                            <a:cxnLst/>
                            <a:rect l="0" t="0" r="0" b="0"/>
                            <a:pathLst>
                              <a:path w="63013" h="62952">
                                <a:moveTo>
                                  <a:pt x="31476" y="0"/>
                                </a:moveTo>
                                <a:cubicBezTo>
                                  <a:pt x="48821" y="0"/>
                                  <a:pt x="63013" y="14131"/>
                                  <a:pt x="63013" y="31476"/>
                                </a:cubicBezTo>
                                <a:cubicBezTo>
                                  <a:pt x="63013" y="48821"/>
                                  <a:pt x="48821" y="62952"/>
                                  <a:pt x="31476" y="62952"/>
                                </a:cubicBezTo>
                                <a:cubicBezTo>
                                  <a:pt x="14192" y="62952"/>
                                  <a:pt x="0" y="48821"/>
                                  <a:pt x="0" y="31476"/>
                                </a:cubicBezTo>
                                <a:cubicBezTo>
                                  <a:pt x="0" y="14131"/>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34" name="Shape 1634"/>
                        <wps:cNvSpPr/>
                        <wps:spPr>
                          <a:xfrm>
                            <a:off x="764329" y="1210587"/>
                            <a:ext cx="63013" cy="63013"/>
                          </a:xfrm>
                          <a:custGeom>
                            <a:avLst/>
                            <a:gdLst/>
                            <a:ahLst/>
                            <a:cxnLst/>
                            <a:rect l="0" t="0" r="0" b="0"/>
                            <a:pathLst>
                              <a:path w="63013" h="63013">
                                <a:moveTo>
                                  <a:pt x="31476" y="0"/>
                                </a:moveTo>
                                <a:cubicBezTo>
                                  <a:pt x="48821" y="0"/>
                                  <a:pt x="63013" y="14191"/>
                                  <a:pt x="63013" y="31537"/>
                                </a:cubicBezTo>
                                <a:cubicBezTo>
                                  <a:pt x="63013" y="48821"/>
                                  <a:pt x="48821" y="63013"/>
                                  <a:pt x="31476" y="63013"/>
                                </a:cubicBezTo>
                                <a:cubicBezTo>
                                  <a:pt x="14192" y="63013"/>
                                  <a:pt x="0" y="48821"/>
                                  <a:pt x="0" y="31537"/>
                                </a:cubicBezTo>
                                <a:cubicBezTo>
                                  <a:pt x="0" y="14191"/>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35" name="Shape 1635"/>
                        <wps:cNvSpPr/>
                        <wps:spPr>
                          <a:xfrm>
                            <a:off x="698709" y="525754"/>
                            <a:ext cx="63013" cy="62952"/>
                          </a:xfrm>
                          <a:custGeom>
                            <a:avLst/>
                            <a:gdLst/>
                            <a:ahLst/>
                            <a:cxnLst/>
                            <a:rect l="0" t="0" r="0" b="0"/>
                            <a:pathLst>
                              <a:path w="63013" h="62952">
                                <a:moveTo>
                                  <a:pt x="31476" y="0"/>
                                </a:moveTo>
                                <a:cubicBezTo>
                                  <a:pt x="48821" y="0"/>
                                  <a:pt x="63013" y="14131"/>
                                  <a:pt x="63013" y="31476"/>
                                </a:cubicBezTo>
                                <a:cubicBezTo>
                                  <a:pt x="63013" y="48821"/>
                                  <a:pt x="48821" y="62952"/>
                                  <a:pt x="31476" y="62952"/>
                                </a:cubicBezTo>
                                <a:cubicBezTo>
                                  <a:pt x="14192" y="62952"/>
                                  <a:pt x="0" y="48821"/>
                                  <a:pt x="0" y="31476"/>
                                </a:cubicBezTo>
                                <a:cubicBezTo>
                                  <a:pt x="0" y="14131"/>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36" name="Shape 1636"/>
                        <wps:cNvSpPr/>
                        <wps:spPr>
                          <a:xfrm>
                            <a:off x="809027" y="1164252"/>
                            <a:ext cx="63013" cy="63013"/>
                          </a:xfrm>
                          <a:custGeom>
                            <a:avLst/>
                            <a:gdLst/>
                            <a:ahLst/>
                            <a:cxnLst/>
                            <a:rect l="0" t="0" r="0" b="0"/>
                            <a:pathLst>
                              <a:path w="63013" h="63013">
                                <a:moveTo>
                                  <a:pt x="31537" y="0"/>
                                </a:moveTo>
                                <a:cubicBezTo>
                                  <a:pt x="48821" y="0"/>
                                  <a:pt x="63013" y="14192"/>
                                  <a:pt x="63013" y="31476"/>
                                </a:cubicBezTo>
                                <a:cubicBezTo>
                                  <a:pt x="63013" y="48821"/>
                                  <a:pt x="48821" y="63013"/>
                                  <a:pt x="31537" y="63013"/>
                                </a:cubicBezTo>
                                <a:cubicBezTo>
                                  <a:pt x="14192" y="63013"/>
                                  <a:pt x="0" y="48821"/>
                                  <a:pt x="0" y="31476"/>
                                </a:cubicBezTo>
                                <a:cubicBezTo>
                                  <a:pt x="0" y="14192"/>
                                  <a:pt x="14192" y="0"/>
                                  <a:pt x="31537"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37" name="Shape 1637"/>
                        <wps:cNvSpPr/>
                        <wps:spPr>
                          <a:xfrm>
                            <a:off x="698709" y="1212042"/>
                            <a:ext cx="63013" cy="63013"/>
                          </a:xfrm>
                          <a:custGeom>
                            <a:avLst/>
                            <a:gdLst/>
                            <a:ahLst/>
                            <a:cxnLst/>
                            <a:rect l="0" t="0" r="0" b="0"/>
                            <a:pathLst>
                              <a:path w="63013" h="63013">
                                <a:moveTo>
                                  <a:pt x="31476" y="0"/>
                                </a:moveTo>
                                <a:cubicBezTo>
                                  <a:pt x="48821" y="0"/>
                                  <a:pt x="63013" y="14131"/>
                                  <a:pt x="63013" y="31476"/>
                                </a:cubicBezTo>
                                <a:cubicBezTo>
                                  <a:pt x="63013" y="48821"/>
                                  <a:pt x="48821" y="63013"/>
                                  <a:pt x="31476" y="63013"/>
                                </a:cubicBezTo>
                                <a:cubicBezTo>
                                  <a:pt x="14192" y="63013"/>
                                  <a:pt x="0" y="48821"/>
                                  <a:pt x="0" y="31476"/>
                                </a:cubicBezTo>
                                <a:cubicBezTo>
                                  <a:pt x="0" y="14131"/>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38" name="Shape 1638"/>
                        <wps:cNvSpPr/>
                        <wps:spPr>
                          <a:xfrm>
                            <a:off x="634180" y="1200337"/>
                            <a:ext cx="63013" cy="63013"/>
                          </a:xfrm>
                          <a:custGeom>
                            <a:avLst/>
                            <a:gdLst/>
                            <a:ahLst/>
                            <a:cxnLst/>
                            <a:rect l="0" t="0" r="0" b="0"/>
                            <a:pathLst>
                              <a:path w="63013" h="63013">
                                <a:moveTo>
                                  <a:pt x="31537" y="0"/>
                                </a:moveTo>
                                <a:cubicBezTo>
                                  <a:pt x="48821" y="0"/>
                                  <a:pt x="63013" y="14192"/>
                                  <a:pt x="63013" y="31476"/>
                                </a:cubicBezTo>
                                <a:cubicBezTo>
                                  <a:pt x="63013" y="48821"/>
                                  <a:pt x="48821" y="63013"/>
                                  <a:pt x="31537" y="63013"/>
                                </a:cubicBezTo>
                                <a:cubicBezTo>
                                  <a:pt x="14192" y="63013"/>
                                  <a:pt x="0" y="48821"/>
                                  <a:pt x="0" y="31476"/>
                                </a:cubicBezTo>
                                <a:cubicBezTo>
                                  <a:pt x="0" y="14192"/>
                                  <a:pt x="14192" y="0"/>
                                  <a:pt x="31537"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39" name="Shape 1639"/>
                        <wps:cNvSpPr/>
                        <wps:spPr>
                          <a:xfrm>
                            <a:off x="698709" y="460922"/>
                            <a:ext cx="63013" cy="63013"/>
                          </a:xfrm>
                          <a:custGeom>
                            <a:avLst/>
                            <a:gdLst/>
                            <a:ahLst/>
                            <a:cxnLst/>
                            <a:rect l="0" t="0" r="0" b="0"/>
                            <a:pathLst>
                              <a:path w="63013" h="63013">
                                <a:moveTo>
                                  <a:pt x="31476" y="0"/>
                                </a:moveTo>
                                <a:cubicBezTo>
                                  <a:pt x="48821" y="0"/>
                                  <a:pt x="63013" y="14192"/>
                                  <a:pt x="63013" y="31536"/>
                                </a:cubicBezTo>
                                <a:cubicBezTo>
                                  <a:pt x="63013" y="48821"/>
                                  <a:pt x="48821" y="63013"/>
                                  <a:pt x="31476" y="63013"/>
                                </a:cubicBezTo>
                                <a:cubicBezTo>
                                  <a:pt x="14192" y="63013"/>
                                  <a:pt x="0" y="48821"/>
                                  <a:pt x="0" y="31536"/>
                                </a:cubicBezTo>
                                <a:cubicBezTo>
                                  <a:pt x="0" y="14192"/>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40" name="Shape 1640"/>
                        <wps:cNvSpPr/>
                        <wps:spPr>
                          <a:xfrm>
                            <a:off x="764329" y="460922"/>
                            <a:ext cx="63013" cy="63013"/>
                          </a:xfrm>
                          <a:custGeom>
                            <a:avLst/>
                            <a:gdLst/>
                            <a:ahLst/>
                            <a:cxnLst/>
                            <a:rect l="0" t="0" r="0" b="0"/>
                            <a:pathLst>
                              <a:path w="63013" h="63013">
                                <a:moveTo>
                                  <a:pt x="31537" y="0"/>
                                </a:moveTo>
                                <a:cubicBezTo>
                                  <a:pt x="48821" y="0"/>
                                  <a:pt x="63013" y="14192"/>
                                  <a:pt x="63013" y="31536"/>
                                </a:cubicBezTo>
                                <a:cubicBezTo>
                                  <a:pt x="63013" y="48821"/>
                                  <a:pt x="48821" y="63013"/>
                                  <a:pt x="31537" y="63013"/>
                                </a:cubicBezTo>
                                <a:cubicBezTo>
                                  <a:pt x="14192" y="63013"/>
                                  <a:pt x="0" y="48821"/>
                                  <a:pt x="0" y="31536"/>
                                </a:cubicBezTo>
                                <a:cubicBezTo>
                                  <a:pt x="0" y="14192"/>
                                  <a:pt x="14192" y="0"/>
                                  <a:pt x="31537"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41" name="Shape 1641"/>
                        <wps:cNvSpPr/>
                        <wps:spPr>
                          <a:xfrm>
                            <a:off x="698709" y="1625052"/>
                            <a:ext cx="63013" cy="63013"/>
                          </a:xfrm>
                          <a:custGeom>
                            <a:avLst/>
                            <a:gdLst/>
                            <a:ahLst/>
                            <a:cxnLst/>
                            <a:rect l="0" t="0" r="0" b="0"/>
                            <a:pathLst>
                              <a:path w="63013" h="63013">
                                <a:moveTo>
                                  <a:pt x="31476" y="0"/>
                                </a:moveTo>
                                <a:cubicBezTo>
                                  <a:pt x="48821" y="0"/>
                                  <a:pt x="63013" y="14191"/>
                                  <a:pt x="63013" y="31536"/>
                                </a:cubicBezTo>
                                <a:cubicBezTo>
                                  <a:pt x="63013" y="48821"/>
                                  <a:pt x="48821" y="63013"/>
                                  <a:pt x="31476" y="63013"/>
                                </a:cubicBezTo>
                                <a:cubicBezTo>
                                  <a:pt x="14192" y="63013"/>
                                  <a:pt x="0" y="48821"/>
                                  <a:pt x="0" y="31536"/>
                                </a:cubicBezTo>
                                <a:cubicBezTo>
                                  <a:pt x="0" y="14191"/>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42" name="Shape 1642"/>
                        <wps:cNvSpPr/>
                        <wps:spPr>
                          <a:xfrm>
                            <a:off x="598883" y="58950"/>
                            <a:ext cx="63013" cy="63012"/>
                          </a:xfrm>
                          <a:custGeom>
                            <a:avLst/>
                            <a:gdLst/>
                            <a:ahLst/>
                            <a:cxnLst/>
                            <a:rect l="0" t="0" r="0" b="0"/>
                            <a:pathLst>
                              <a:path w="63013" h="63012">
                                <a:moveTo>
                                  <a:pt x="31537" y="0"/>
                                </a:moveTo>
                                <a:cubicBezTo>
                                  <a:pt x="48821" y="0"/>
                                  <a:pt x="63013" y="14191"/>
                                  <a:pt x="63013" y="31476"/>
                                </a:cubicBezTo>
                                <a:cubicBezTo>
                                  <a:pt x="63013" y="48821"/>
                                  <a:pt x="48821" y="63012"/>
                                  <a:pt x="31537" y="63012"/>
                                </a:cubicBezTo>
                                <a:cubicBezTo>
                                  <a:pt x="14191" y="63012"/>
                                  <a:pt x="0" y="48821"/>
                                  <a:pt x="0" y="31476"/>
                                </a:cubicBezTo>
                                <a:cubicBezTo>
                                  <a:pt x="0" y="14191"/>
                                  <a:pt x="14191" y="0"/>
                                  <a:pt x="31537"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43" name="Shape 1643"/>
                        <wps:cNvSpPr/>
                        <wps:spPr>
                          <a:xfrm>
                            <a:off x="747409" y="1582599"/>
                            <a:ext cx="63013" cy="63013"/>
                          </a:xfrm>
                          <a:custGeom>
                            <a:avLst/>
                            <a:gdLst/>
                            <a:ahLst/>
                            <a:cxnLst/>
                            <a:rect l="0" t="0" r="0" b="0"/>
                            <a:pathLst>
                              <a:path w="63013" h="63013">
                                <a:moveTo>
                                  <a:pt x="31537" y="0"/>
                                </a:moveTo>
                                <a:cubicBezTo>
                                  <a:pt x="48821" y="0"/>
                                  <a:pt x="63013" y="14192"/>
                                  <a:pt x="63013" y="31537"/>
                                </a:cubicBezTo>
                                <a:cubicBezTo>
                                  <a:pt x="63013" y="48882"/>
                                  <a:pt x="48821" y="63013"/>
                                  <a:pt x="31537" y="63013"/>
                                </a:cubicBezTo>
                                <a:cubicBezTo>
                                  <a:pt x="14192" y="63013"/>
                                  <a:pt x="0" y="48882"/>
                                  <a:pt x="0" y="31537"/>
                                </a:cubicBezTo>
                                <a:cubicBezTo>
                                  <a:pt x="0" y="14192"/>
                                  <a:pt x="14192" y="0"/>
                                  <a:pt x="31537"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44" name="Shape 1644"/>
                        <wps:cNvSpPr/>
                        <wps:spPr>
                          <a:xfrm>
                            <a:off x="662017" y="1412846"/>
                            <a:ext cx="63013" cy="62952"/>
                          </a:xfrm>
                          <a:custGeom>
                            <a:avLst/>
                            <a:gdLst/>
                            <a:ahLst/>
                            <a:cxnLst/>
                            <a:rect l="0" t="0" r="0" b="0"/>
                            <a:pathLst>
                              <a:path w="63013" h="62952">
                                <a:moveTo>
                                  <a:pt x="31537" y="0"/>
                                </a:moveTo>
                                <a:cubicBezTo>
                                  <a:pt x="48821" y="0"/>
                                  <a:pt x="63013" y="14131"/>
                                  <a:pt x="63013" y="31476"/>
                                </a:cubicBezTo>
                                <a:cubicBezTo>
                                  <a:pt x="63013" y="48821"/>
                                  <a:pt x="48821" y="62952"/>
                                  <a:pt x="31537" y="62952"/>
                                </a:cubicBezTo>
                                <a:cubicBezTo>
                                  <a:pt x="14192" y="62952"/>
                                  <a:pt x="0" y="48821"/>
                                  <a:pt x="0" y="31476"/>
                                </a:cubicBezTo>
                                <a:cubicBezTo>
                                  <a:pt x="0" y="14131"/>
                                  <a:pt x="14192" y="0"/>
                                  <a:pt x="31537"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45" name="Shape 1645"/>
                        <wps:cNvSpPr/>
                        <wps:spPr>
                          <a:xfrm>
                            <a:off x="698709" y="1053024"/>
                            <a:ext cx="63013" cy="63013"/>
                          </a:xfrm>
                          <a:custGeom>
                            <a:avLst/>
                            <a:gdLst/>
                            <a:ahLst/>
                            <a:cxnLst/>
                            <a:rect l="0" t="0" r="0" b="0"/>
                            <a:pathLst>
                              <a:path w="63013" h="63013">
                                <a:moveTo>
                                  <a:pt x="31476" y="0"/>
                                </a:moveTo>
                                <a:cubicBezTo>
                                  <a:pt x="48821" y="0"/>
                                  <a:pt x="63013" y="14192"/>
                                  <a:pt x="63013" y="31537"/>
                                </a:cubicBezTo>
                                <a:cubicBezTo>
                                  <a:pt x="63013" y="48821"/>
                                  <a:pt x="48821" y="63013"/>
                                  <a:pt x="31476" y="63013"/>
                                </a:cubicBezTo>
                                <a:cubicBezTo>
                                  <a:pt x="14192" y="63013"/>
                                  <a:pt x="0" y="48821"/>
                                  <a:pt x="0" y="31537"/>
                                </a:cubicBezTo>
                                <a:cubicBezTo>
                                  <a:pt x="0" y="14192"/>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46" name="Shape 1646"/>
                        <wps:cNvSpPr/>
                        <wps:spPr>
                          <a:xfrm>
                            <a:off x="698709" y="288319"/>
                            <a:ext cx="63013" cy="63013"/>
                          </a:xfrm>
                          <a:custGeom>
                            <a:avLst/>
                            <a:gdLst/>
                            <a:ahLst/>
                            <a:cxnLst/>
                            <a:rect l="0" t="0" r="0" b="0"/>
                            <a:pathLst>
                              <a:path w="63013" h="63013">
                                <a:moveTo>
                                  <a:pt x="31476" y="0"/>
                                </a:moveTo>
                                <a:cubicBezTo>
                                  <a:pt x="48821" y="0"/>
                                  <a:pt x="63013" y="14191"/>
                                  <a:pt x="63013" y="31476"/>
                                </a:cubicBezTo>
                                <a:cubicBezTo>
                                  <a:pt x="63013" y="48821"/>
                                  <a:pt x="48821" y="63013"/>
                                  <a:pt x="31476" y="63013"/>
                                </a:cubicBezTo>
                                <a:cubicBezTo>
                                  <a:pt x="14192" y="63013"/>
                                  <a:pt x="0" y="48821"/>
                                  <a:pt x="0" y="31476"/>
                                </a:cubicBezTo>
                                <a:cubicBezTo>
                                  <a:pt x="0" y="14191"/>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47" name="Shape 1647"/>
                        <wps:cNvSpPr/>
                        <wps:spPr>
                          <a:xfrm>
                            <a:off x="698709" y="187826"/>
                            <a:ext cx="63013" cy="63013"/>
                          </a:xfrm>
                          <a:custGeom>
                            <a:avLst/>
                            <a:gdLst/>
                            <a:ahLst/>
                            <a:cxnLst/>
                            <a:rect l="0" t="0" r="0" b="0"/>
                            <a:pathLst>
                              <a:path w="63013" h="63013">
                                <a:moveTo>
                                  <a:pt x="31476" y="0"/>
                                </a:moveTo>
                                <a:cubicBezTo>
                                  <a:pt x="48821" y="0"/>
                                  <a:pt x="63013" y="14191"/>
                                  <a:pt x="63013" y="31476"/>
                                </a:cubicBezTo>
                                <a:cubicBezTo>
                                  <a:pt x="63013" y="48821"/>
                                  <a:pt x="48821" y="63013"/>
                                  <a:pt x="31476" y="63013"/>
                                </a:cubicBezTo>
                                <a:cubicBezTo>
                                  <a:pt x="14192" y="63013"/>
                                  <a:pt x="0" y="48821"/>
                                  <a:pt x="0" y="31476"/>
                                </a:cubicBezTo>
                                <a:cubicBezTo>
                                  <a:pt x="0" y="14191"/>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48" name="Shape 1648"/>
                        <wps:cNvSpPr/>
                        <wps:spPr>
                          <a:xfrm>
                            <a:off x="760630" y="166720"/>
                            <a:ext cx="62952" cy="63013"/>
                          </a:xfrm>
                          <a:custGeom>
                            <a:avLst/>
                            <a:gdLst/>
                            <a:ahLst/>
                            <a:cxnLst/>
                            <a:rect l="0" t="0" r="0" b="0"/>
                            <a:pathLst>
                              <a:path w="62952" h="63013">
                                <a:moveTo>
                                  <a:pt x="31476" y="0"/>
                                </a:moveTo>
                                <a:cubicBezTo>
                                  <a:pt x="48821" y="0"/>
                                  <a:pt x="62952" y="14191"/>
                                  <a:pt x="62952" y="31476"/>
                                </a:cubicBezTo>
                                <a:cubicBezTo>
                                  <a:pt x="62952" y="48821"/>
                                  <a:pt x="48821" y="63013"/>
                                  <a:pt x="31476" y="63013"/>
                                </a:cubicBezTo>
                                <a:cubicBezTo>
                                  <a:pt x="14131" y="63013"/>
                                  <a:pt x="0" y="48821"/>
                                  <a:pt x="0" y="31476"/>
                                </a:cubicBezTo>
                                <a:cubicBezTo>
                                  <a:pt x="0" y="14191"/>
                                  <a:pt x="14131"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49" name="Shape 1649"/>
                        <wps:cNvSpPr/>
                        <wps:spPr>
                          <a:xfrm>
                            <a:off x="688520" y="907955"/>
                            <a:ext cx="62952" cy="63012"/>
                          </a:xfrm>
                          <a:custGeom>
                            <a:avLst/>
                            <a:gdLst/>
                            <a:ahLst/>
                            <a:cxnLst/>
                            <a:rect l="0" t="0" r="0" b="0"/>
                            <a:pathLst>
                              <a:path w="62952" h="63012">
                                <a:moveTo>
                                  <a:pt x="31476" y="0"/>
                                </a:moveTo>
                                <a:cubicBezTo>
                                  <a:pt x="48821" y="0"/>
                                  <a:pt x="62952" y="14191"/>
                                  <a:pt x="62952" y="31536"/>
                                </a:cubicBezTo>
                                <a:cubicBezTo>
                                  <a:pt x="62952" y="48821"/>
                                  <a:pt x="48821" y="63012"/>
                                  <a:pt x="31476" y="63012"/>
                                </a:cubicBezTo>
                                <a:cubicBezTo>
                                  <a:pt x="14131" y="63012"/>
                                  <a:pt x="0" y="48821"/>
                                  <a:pt x="0" y="31536"/>
                                </a:cubicBezTo>
                                <a:cubicBezTo>
                                  <a:pt x="0" y="14191"/>
                                  <a:pt x="14131"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50" name="Shape 1650"/>
                        <wps:cNvSpPr/>
                        <wps:spPr>
                          <a:xfrm>
                            <a:off x="760751" y="92306"/>
                            <a:ext cx="63013" cy="63012"/>
                          </a:xfrm>
                          <a:custGeom>
                            <a:avLst/>
                            <a:gdLst/>
                            <a:ahLst/>
                            <a:cxnLst/>
                            <a:rect l="0" t="0" r="0" b="0"/>
                            <a:pathLst>
                              <a:path w="63013" h="63012">
                                <a:moveTo>
                                  <a:pt x="31476" y="0"/>
                                </a:moveTo>
                                <a:cubicBezTo>
                                  <a:pt x="48821" y="0"/>
                                  <a:pt x="63013" y="14191"/>
                                  <a:pt x="63013" y="31536"/>
                                </a:cubicBezTo>
                                <a:cubicBezTo>
                                  <a:pt x="63013" y="48821"/>
                                  <a:pt x="48821" y="63012"/>
                                  <a:pt x="31476" y="63012"/>
                                </a:cubicBezTo>
                                <a:cubicBezTo>
                                  <a:pt x="14192" y="63012"/>
                                  <a:pt x="0" y="48821"/>
                                  <a:pt x="0" y="31536"/>
                                </a:cubicBezTo>
                                <a:cubicBezTo>
                                  <a:pt x="0" y="14191"/>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51" name="Shape 1651"/>
                        <wps:cNvSpPr/>
                        <wps:spPr>
                          <a:xfrm>
                            <a:off x="1594352" y="1801840"/>
                            <a:ext cx="63013" cy="63013"/>
                          </a:xfrm>
                          <a:custGeom>
                            <a:avLst/>
                            <a:gdLst/>
                            <a:ahLst/>
                            <a:cxnLst/>
                            <a:rect l="0" t="0" r="0" b="0"/>
                            <a:pathLst>
                              <a:path w="63013" h="63013">
                                <a:moveTo>
                                  <a:pt x="31476" y="0"/>
                                </a:moveTo>
                                <a:cubicBezTo>
                                  <a:pt x="48821" y="0"/>
                                  <a:pt x="63013" y="14191"/>
                                  <a:pt x="63013" y="31537"/>
                                </a:cubicBezTo>
                                <a:cubicBezTo>
                                  <a:pt x="63013" y="48821"/>
                                  <a:pt x="48821" y="63013"/>
                                  <a:pt x="31476" y="63013"/>
                                </a:cubicBezTo>
                                <a:cubicBezTo>
                                  <a:pt x="14191" y="63013"/>
                                  <a:pt x="0" y="48821"/>
                                  <a:pt x="0" y="31537"/>
                                </a:cubicBezTo>
                                <a:cubicBezTo>
                                  <a:pt x="0" y="14191"/>
                                  <a:pt x="1419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52" name="Shape 1652"/>
                        <wps:cNvSpPr/>
                        <wps:spPr>
                          <a:xfrm>
                            <a:off x="1636442" y="1868188"/>
                            <a:ext cx="62952" cy="62952"/>
                          </a:xfrm>
                          <a:custGeom>
                            <a:avLst/>
                            <a:gdLst/>
                            <a:ahLst/>
                            <a:cxnLst/>
                            <a:rect l="0" t="0" r="0" b="0"/>
                            <a:pathLst>
                              <a:path w="62952" h="62952">
                                <a:moveTo>
                                  <a:pt x="31476" y="0"/>
                                </a:moveTo>
                                <a:cubicBezTo>
                                  <a:pt x="48821" y="0"/>
                                  <a:pt x="62952" y="14131"/>
                                  <a:pt x="62952" y="31476"/>
                                </a:cubicBezTo>
                                <a:cubicBezTo>
                                  <a:pt x="62952" y="48821"/>
                                  <a:pt x="48821" y="62952"/>
                                  <a:pt x="31476" y="62952"/>
                                </a:cubicBezTo>
                                <a:cubicBezTo>
                                  <a:pt x="14131" y="62952"/>
                                  <a:pt x="0" y="48821"/>
                                  <a:pt x="0" y="31476"/>
                                </a:cubicBezTo>
                                <a:cubicBezTo>
                                  <a:pt x="0" y="14131"/>
                                  <a:pt x="1413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53" name="Shape 1653"/>
                        <wps:cNvSpPr/>
                        <wps:spPr>
                          <a:xfrm>
                            <a:off x="1761072" y="1628085"/>
                            <a:ext cx="63013" cy="63013"/>
                          </a:xfrm>
                          <a:custGeom>
                            <a:avLst/>
                            <a:gdLst/>
                            <a:ahLst/>
                            <a:cxnLst/>
                            <a:rect l="0" t="0" r="0" b="0"/>
                            <a:pathLst>
                              <a:path w="63013" h="63013">
                                <a:moveTo>
                                  <a:pt x="31537" y="0"/>
                                </a:moveTo>
                                <a:cubicBezTo>
                                  <a:pt x="48821" y="0"/>
                                  <a:pt x="63013" y="14191"/>
                                  <a:pt x="63013" y="31536"/>
                                </a:cubicBezTo>
                                <a:cubicBezTo>
                                  <a:pt x="63013" y="48821"/>
                                  <a:pt x="48821" y="63013"/>
                                  <a:pt x="31537" y="63013"/>
                                </a:cubicBezTo>
                                <a:cubicBezTo>
                                  <a:pt x="14192" y="63013"/>
                                  <a:pt x="0" y="48821"/>
                                  <a:pt x="0" y="31536"/>
                                </a:cubicBezTo>
                                <a:cubicBezTo>
                                  <a:pt x="0" y="14191"/>
                                  <a:pt x="14192" y="0"/>
                                  <a:pt x="31537"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54" name="Shape 1654"/>
                        <wps:cNvSpPr/>
                        <wps:spPr>
                          <a:xfrm>
                            <a:off x="1529095" y="1794987"/>
                            <a:ext cx="63013" cy="63013"/>
                          </a:xfrm>
                          <a:custGeom>
                            <a:avLst/>
                            <a:gdLst/>
                            <a:ahLst/>
                            <a:cxnLst/>
                            <a:rect l="0" t="0" r="0" b="0"/>
                            <a:pathLst>
                              <a:path w="63013" h="63013">
                                <a:moveTo>
                                  <a:pt x="31537" y="0"/>
                                </a:moveTo>
                                <a:cubicBezTo>
                                  <a:pt x="48821" y="0"/>
                                  <a:pt x="63013" y="14191"/>
                                  <a:pt x="63013" y="31476"/>
                                </a:cubicBezTo>
                                <a:cubicBezTo>
                                  <a:pt x="63013" y="48821"/>
                                  <a:pt x="48821" y="63013"/>
                                  <a:pt x="31537" y="63013"/>
                                </a:cubicBezTo>
                                <a:cubicBezTo>
                                  <a:pt x="14192" y="63013"/>
                                  <a:pt x="0" y="48821"/>
                                  <a:pt x="0" y="31476"/>
                                </a:cubicBezTo>
                                <a:cubicBezTo>
                                  <a:pt x="0" y="14191"/>
                                  <a:pt x="14192" y="0"/>
                                  <a:pt x="31537"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55" name="Shape 1655"/>
                        <wps:cNvSpPr/>
                        <wps:spPr>
                          <a:xfrm>
                            <a:off x="1700364" y="1652101"/>
                            <a:ext cx="62952" cy="63013"/>
                          </a:xfrm>
                          <a:custGeom>
                            <a:avLst/>
                            <a:gdLst/>
                            <a:ahLst/>
                            <a:cxnLst/>
                            <a:rect l="0" t="0" r="0" b="0"/>
                            <a:pathLst>
                              <a:path w="62952" h="63013">
                                <a:moveTo>
                                  <a:pt x="31476" y="0"/>
                                </a:moveTo>
                                <a:cubicBezTo>
                                  <a:pt x="48821" y="0"/>
                                  <a:pt x="62952" y="14191"/>
                                  <a:pt x="62952" y="31537"/>
                                </a:cubicBezTo>
                                <a:cubicBezTo>
                                  <a:pt x="62952" y="48821"/>
                                  <a:pt x="48821" y="63013"/>
                                  <a:pt x="31476" y="63013"/>
                                </a:cubicBezTo>
                                <a:cubicBezTo>
                                  <a:pt x="14131" y="63013"/>
                                  <a:pt x="0" y="48821"/>
                                  <a:pt x="0" y="31537"/>
                                </a:cubicBezTo>
                                <a:cubicBezTo>
                                  <a:pt x="0" y="14191"/>
                                  <a:pt x="1413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56" name="Shape 1656"/>
                        <wps:cNvSpPr/>
                        <wps:spPr>
                          <a:xfrm>
                            <a:off x="1702062" y="1868188"/>
                            <a:ext cx="63013" cy="62952"/>
                          </a:xfrm>
                          <a:custGeom>
                            <a:avLst/>
                            <a:gdLst/>
                            <a:ahLst/>
                            <a:cxnLst/>
                            <a:rect l="0" t="0" r="0" b="0"/>
                            <a:pathLst>
                              <a:path w="63013" h="62952">
                                <a:moveTo>
                                  <a:pt x="31476" y="0"/>
                                </a:moveTo>
                                <a:cubicBezTo>
                                  <a:pt x="48821" y="0"/>
                                  <a:pt x="63013" y="14131"/>
                                  <a:pt x="63013" y="31476"/>
                                </a:cubicBezTo>
                                <a:cubicBezTo>
                                  <a:pt x="63013" y="48821"/>
                                  <a:pt x="48821" y="62952"/>
                                  <a:pt x="31476" y="62952"/>
                                </a:cubicBezTo>
                                <a:cubicBezTo>
                                  <a:pt x="14191" y="62952"/>
                                  <a:pt x="0" y="48821"/>
                                  <a:pt x="0" y="31476"/>
                                </a:cubicBezTo>
                                <a:cubicBezTo>
                                  <a:pt x="0" y="14131"/>
                                  <a:pt x="1419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57" name="Shape 1657"/>
                        <wps:cNvSpPr/>
                        <wps:spPr>
                          <a:xfrm>
                            <a:off x="1570760" y="1868188"/>
                            <a:ext cx="63013" cy="62952"/>
                          </a:xfrm>
                          <a:custGeom>
                            <a:avLst/>
                            <a:gdLst/>
                            <a:ahLst/>
                            <a:cxnLst/>
                            <a:rect l="0" t="0" r="0" b="0"/>
                            <a:pathLst>
                              <a:path w="63013" h="62952">
                                <a:moveTo>
                                  <a:pt x="31536" y="0"/>
                                </a:moveTo>
                                <a:cubicBezTo>
                                  <a:pt x="48821" y="0"/>
                                  <a:pt x="63013" y="14131"/>
                                  <a:pt x="63013" y="31476"/>
                                </a:cubicBezTo>
                                <a:cubicBezTo>
                                  <a:pt x="63013" y="48821"/>
                                  <a:pt x="48821" y="62952"/>
                                  <a:pt x="31536" y="62952"/>
                                </a:cubicBezTo>
                                <a:cubicBezTo>
                                  <a:pt x="14191" y="62952"/>
                                  <a:pt x="0" y="48821"/>
                                  <a:pt x="0" y="31476"/>
                                </a:cubicBezTo>
                                <a:cubicBezTo>
                                  <a:pt x="0" y="14131"/>
                                  <a:pt x="14191" y="0"/>
                                  <a:pt x="3153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58" name="Shape 1658"/>
                        <wps:cNvSpPr/>
                        <wps:spPr>
                          <a:xfrm>
                            <a:off x="1767683" y="1868188"/>
                            <a:ext cx="63012" cy="62952"/>
                          </a:xfrm>
                          <a:custGeom>
                            <a:avLst/>
                            <a:gdLst/>
                            <a:ahLst/>
                            <a:cxnLst/>
                            <a:rect l="0" t="0" r="0" b="0"/>
                            <a:pathLst>
                              <a:path w="63012" h="62952">
                                <a:moveTo>
                                  <a:pt x="31536" y="0"/>
                                </a:moveTo>
                                <a:cubicBezTo>
                                  <a:pt x="48821" y="0"/>
                                  <a:pt x="63012" y="14131"/>
                                  <a:pt x="63012" y="31476"/>
                                </a:cubicBezTo>
                                <a:cubicBezTo>
                                  <a:pt x="63012" y="48821"/>
                                  <a:pt x="48821" y="62952"/>
                                  <a:pt x="31536" y="62952"/>
                                </a:cubicBezTo>
                                <a:cubicBezTo>
                                  <a:pt x="14191" y="62952"/>
                                  <a:pt x="0" y="48821"/>
                                  <a:pt x="0" y="31476"/>
                                </a:cubicBezTo>
                                <a:cubicBezTo>
                                  <a:pt x="0" y="14131"/>
                                  <a:pt x="14191" y="0"/>
                                  <a:pt x="3153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59" name="Shape 1659"/>
                        <wps:cNvSpPr/>
                        <wps:spPr>
                          <a:xfrm>
                            <a:off x="1257758" y="1821308"/>
                            <a:ext cx="62952" cy="63013"/>
                          </a:xfrm>
                          <a:custGeom>
                            <a:avLst/>
                            <a:gdLst/>
                            <a:ahLst/>
                            <a:cxnLst/>
                            <a:rect l="0" t="0" r="0" b="0"/>
                            <a:pathLst>
                              <a:path w="62952" h="63013">
                                <a:moveTo>
                                  <a:pt x="31476" y="0"/>
                                </a:moveTo>
                                <a:cubicBezTo>
                                  <a:pt x="48821" y="0"/>
                                  <a:pt x="62952" y="14191"/>
                                  <a:pt x="62952" y="31476"/>
                                </a:cubicBezTo>
                                <a:cubicBezTo>
                                  <a:pt x="62952" y="48821"/>
                                  <a:pt x="48821" y="63013"/>
                                  <a:pt x="31476" y="63013"/>
                                </a:cubicBezTo>
                                <a:cubicBezTo>
                                  <a:pt x="14131" y="63013"/>
                                  <a:pt x="0" y="48821"/>
                                  <a:pt x="0" y="31476"/>
                                </a:cubicBezTo>
                                <a:cubicBezTo>
                                  <a:pt x="0" y="14191"/>
                                  <a:pt x="1413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60" name="Shape 1660"/>
                        <wps:cNvSpPr/>
                        <wps:spPr>
                          <a:xfrm>
                            <a:off x="1323015" y="1828161"/>
                            <a:ext cx="62952" cy="63013"/>
                          </a:xfrm>
                          <a:custGeom>
                            <a:avLst/>
                            <a:gdLst/>
                            <a:ahLst/>
                            <a:cxnLst/>
                            <a:rect l="0" t="0" r="0" b="0"/>
                            <a:pathLst>
                              <a:path w="62952" h="63013">
                                <a:moveTo>
                                  <a:pt x="31476" y="0"/>
                                </a:moveTo>
                                <a:cubicBezTo>
                                  <a:pt x="48821" y="0"/>
                                  <a:pt x="62952" y="14192"/>
                                  <a:pt x="62952" y="31476"/>
                                </a:cubicBezTo>
                                <a:cubicBezTo>
                                  <a:pt x="62952" y="48821"/>
                                  <a:pt x="48821" y="63013"/>
                                  <a:pt x="31476" y="63013"/>
                                </a:cubicBezTo>
                                <a:cubicBezTo>
                                  <a:pt x="14131" y="63013"/>
                                  <a:pt x="0" y="48821"/>
                                  <a:pt x="0" y="31476"/>
                                </a:cubicBezTo>
                                <a:cubicBezTo>
                                  <a:pt x="0" y="14192"/>
                                  <a:pt x="1413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61" name="Shape 1661"/>
                        <wps:cNvSpPr/>
                        <wps:spPr>
                          <a:xfrm>
                            <a:off x="1659609" y="1808936"/>
                            <a:ext cx="62952" cy="62952"/>
                          </a:xfrm>
                          <a:custGeom>
                            <a:avLst/>
                            <a:gdLst/>
                            <a:ahLst/>
                            <a:cxnLst/>
                            <a:rect l="0" t="0" r="0" b="0"/>
                            <a:pathLst>
                              <a:path w="62952" h="62952">
                                <a:moveTo>
                                  <a:pt x="31476" y="0"/>
                                </a:moveTo>
                                <a:cubicBezTo>
                                  <a:pt x="48821" y="0"/>
                                  <a:pt x="62952" y="14131"/>
                                  <a:pt x="62952" y="31476"/>
                                </a:cubicBezTo>
                                <a:cubicBezTo>
                                  <a:pt x="62952" y="48821"/>
                                  <a:pt x="48821" y="62952"/>
                                  <a:pt x="31476" y="62952"/>
                                </a:cubicBezTo>
                                <a:cubicBezTo>
                                  <a:pt x="14131" y="62952"/>
                                  <a:pt x="0" y="48821"/>
                                  <a:pt x="0" y="31476"/>
                                </a:cubicBezTo>
                                <a:cubicBezTo>
                                  <a:pt x="0" y="14131"/>
                                  <a:pt x="1413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62" name="Shape 1662"/>
                        <wps:cNvSpPr/>
                        <wps:spPr>
                          <a:xfrm>
                            <a:off x="1853135" y="1778127"/>
                            <a:ext cx="63013" cy="63013"/>
                          </a:xfrm>
                          <a:custGeom>
                            <a:avLst/>
                            <a:gdLst/>
                            <a:ahLst/>
                            <a:cxnLst/>
                            <a:rect l="0" t="0" r="0" b="0"/>
                            <a:pathLst>
                              <a:path w="63013" h="63013">
                                <a:moveTo>
                                  <a:pt x="31537" y="0"/>
                                </a:moveTo>
                                <a:cubicBezTo>
                                  <a:pt x="48821" y="0"/>
                                  <a:pt x="63013" y="14191"/>
                                  <a:pt x="63013" y="31537"/>
                                </a:cubicBezTo>
                                <a:cubicBezTo>
                                  <a:pt x="63013" y="48821"/>
                                  <a:pt x="48821" y="63013"/>
                                  <a:pt x="31537" y="63013"/>
                                </a:cubicBezTo>
                                <a:cubicBezTo>
                                  <a:pt x="14192" y="63013"/>
                                  <a:pt x="0" y="48821"/>
                                  <a:pt x="0" y="31537"/>
                                </a:cubicBezTo>
                                <a:cubicBezTo>
                                  <a:pt x="0" y="14191"/>
                                  <a:pt x="14192" y="0"/>
                                  <a:pt x="31537"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63" name="Shape 1663"/>
                        <wps:cNvSpPr/>
                        <wps:spPr>
                          <a:xfrm>
                            <a:off x="1505140" y="1868188"/>
                            <a:ext cx="63013" cy="62952"/>
                          </a:xfrm>
                          <a:custGeom>
                            <a:avLst/>
                            <a:gdLst/>
                            <a:ahLst/>
                            <a:cxnLst/>
                            <a:rect l="0" t="0" r="0" b="0"/>
                            <a:pathLst>
                              <a:path w="63013" h="62952">
                                <a:moveTo>
                                  <a:pt x="31476" y="0"/>
                                </a:moveTo>
                                <a:cubicBezTo>
                                  <a:pt x="48821" y="0"/>
                                  <a:pt x="63013" y="14131"/>
                                  <a:pt x="63013" y="31476"/>
                                </a:cubicBezTo>
                                <a:cubicBezTo>
                                  <a:pt x="63013" y="48821"/>
                                  <a:pt x="48821" y="62952"/>
                                  <a:pt x="31476" y="62952"/>
                                </a:cubicBezTo>
                                <a:cubicBezTo>
                                  <a:pt x="14192" y="62952"/>
                                  <a:pt x="0" y="48821"/>
                                  <a:pt x="0" y="31476"/>
                                </a:cubicBezTo>
                                <a:cubicBezTo>
                                  <a:pt x="0" y="14131"/>
                                  <a:pt x="14192"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64" name="Shape 1664"/>
                        <wps:cNvSpPr/>
                        <wps:spPr>
                          <a:xfrm>
                            <a:off x="1789759" y="1794502"/>
                            <a:ext cx="63013" cy="63013"/>
                          </a:xfrm>
                          <a:custGeom>
                            <a:avLst/>
                            <a:gdLst/>
                            <a:ahLst/>
                            <a:cxnLst/>
                            <a:rect l="0" t="0" r="0" b="0"/>
                            <a:pathLst>
                              <a:path w="63013" h="63013">
                                <a:moveTo>
                                  <a:pt x="31476" y="0"/>
                                </a:moveTo>
                                <a:cubicBezTo>
                                  <a:pt x="48821" y="0"/>
                                  <a:pt x="63013" y="14191"/>
                                  <a:pt x="63013" y="31536"/>
                                </a:cubicBezTo>
                                <a:cubicBezTo>
                                  <a:pt x="63013" y="48821"/>
                                  <a:pt x="48821" y="63013"/>
                                  <a:pt x="31476" y="63013"/>
                                </a:cubicBezTo>
                                <a:cubicBezTo>
                                  <a:pt x="14192" y="63013"/>
                                  <a:pt x="0" y="48821"/>
                                  <a:pt x="0" y="31536"/>
                                </a:cubicBezTo>
                                <a:cubicBezTo>
                                  <a:pt x="0" y="14191"/>
                                  <a:pt x="14192"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65" name="Shape 1665"/>
                        <wps:cNvSpPr/>
                        <wps:spPr>
                          <a:xfrm>
                            <a:off x="1192441" y="1814819"/>
                            <a:ext cx="63013" cy="63013"/>
                          </a:xfrm>
                          <a:custGeom>
                            <a:avLst/>
                            <a:gdLst/>
                            <a:ahLst/>
                            <a:cxnLst/>
                            <a:rect l="0" t="0" r="0" b="0"/>
                            <a:pathLst>
                              <a:path w="63013" h="63013">
                                <a:moveTo>
                                  <a:pt x="31476" y="0"/>
                                </a:moveTo>
                                <a:cubicBezTo>
                                  <a:pt x="48821" y="0"/>
                                  <a:pt x="63013" y="14191"/>
                                  <a:pt x="63013" y="31476"/>
                                </a:cubicBezTo>
                                <a:cubicBezTo>
                                  <a:pt x="63013" y="48821"/>
                                  <a:pt x="48821" y="63013"/>
                                  <a:pt x="31476" y="63013"/>
                                </a:cubicBezTo>
                                <a:cubicBezTo>
                                  <a:pt x="14191" y="63013"/>
                                  <a:pt x="0" y="48821"/>
                                  <a:pt x="0" y="31476"/>
                                </a:cubicBezTo>
                                <a:cubicBezTo>
                                  <a:pt x="0" y="14191"/>
                                  <a:pt x="1419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66" name="Shape 1666"/>
                        <wps:cNvSpPr/>
                        <wps:spPr>
                          <a:xfrm>
                            <a:off x="1270616" y="1754777"/>
                            <a:ext cx="62952" cy="63013"/>
                          </a:xfrm>
                          <a:custGeom>
                            <a:avLst/>
                            <a:gdLst/>
                            <a:ahLst/>
                            <a:cxnLst/>
                            <a:rect l="0" t="0" r="0" b="0"/>
                            <a:pathLst>
                              <a:path w="62952" h="63013">
                                <a:moveTo>
                                  <a:pt x="31476" y="0"/>
                                </a:moveTo>
                                <a:cubicBezTo>
                                  <a:pt x="48821" y="0"/>
                                  <a:pt x="62952" y="14191"/>
                                  <a:pt x="62952" y="31537"/>
                                </a:cubicBezTo>
                                <a:cubicBezTo>
                                  <a:pt x="62952" y="48821"/>
                                  <a:pt x="48821" y="63013"/>
                                  <a:pt x="31476" y="63013"/>
                                </a:cubicBezTo>
                                <a:cubicBezTo>
                                  <a:pt x="14131" y="63013"/>
                                  <a:pt x="0" y="48821"/>
                                  <a:pt x="0" y="31537"/>
                                </a:cubicBezTo>
                                <a:cubicBezTo>
                                  <a:pt x="0" y="14191"/>
                                  <a:pt x="1413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67" name="Shape 1667"/>
                        <wps:cNvSpPr/>
                        <wps:spPr>
                          <a:xfrm>
                            <a:off x="1954175" y="1833862"/>
                            <a:ext cx="63012" cy="63013"/>
                          </a:xfrm>
                          <a:custGeom>
                            <a:avLst/>
                            <a:gdLst/>
                            <a:ahLst/>
                            <a:cxnLst/>
                            <a:rect l="0" t="0" r="0" b="0"/>
                            <a:pathLst>
                              <a:path w="63012" h="63013">
                                <a:moveTo>
                                  <a:pt x="31476" y="0"/>
                                </a:moveTo>
                                <a:cubicBezTo>
                                  <a:pt x="48821" y="0"/>
                                  <a:pt x="63012" y="14192"/>
                                  <a:pt x="63012" y="31476"/>
                                </a:cubicBezTo>
                                <a:cubicBezTo>
                                  <a:pt x="63012" y="48821"/>
                                  <a:pt x="48821" y="63013"/>
                                  <a:pt x="31476" y="63013"/>
                                </a:cubicBezTo>
                                <a:cubicBezTo>
                                  <a:pt x="14191" y="63013"/>
                                  <a:pt x="0" y="48821"/>
                                  <a:pt x="0" y="31476"/>
                                </a:cubicBezTo>
                                <a:cubicBezTo>
                                  <a:pt x="0" y="14192"/>
                                  <a:pt x="1419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68" name="Shape 1668"/>
                        <wps:cNvSpPr/>
                        <wps:spPr>
                          <a:xfrm>
                            <a:off x="1833365" y="1868188"/>
                            <a:ext cx="62952" cy="62952"/>
                          </a:xfrm>
                          <a:custGeom>
                            <a:avLst/>
                            <a:gdLst/>
                            <a:ahLst/>
                            <a:cxnLst/>
                            <a:rect l="0" t="0" r="0" b="0"/>
                            <a:pathLst>
                              <a:path w="62952" h="62952">
                                <a:moveTo>
                                  <a:pt x="31476" y="0"/>
                                </a:moveTo>
                                <a:cubicBezTo>
                                  <a:pt x="48821" y="0"/>
                                  <a:pt x="62952" y="14131"/>
                                  <a:pt x="62952" y="31476"/>
                                </a:cubicBezTo>
                                <a:cubicBezTo>
                                  <a:pt x="62952" y="48821"/>
                                  <a:pt x="48821" y="62952"/>
                                  <a:pt x="31476" y="62952"/>
                                </a:cubicBezTo>
                                <a:cubicBezTo>
                                  <a:pt x="14131" y="62952"/>
                                  <a:pt x="0" y="48821"/>
                                  <a:pt x="0" y="31476"/>
                                </a:cubicBezTo>
                                <a:cubicBezTo>
                                  <a:pt x="0" y="14131"/>
                                  <a:pt x="1413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69" name="Shape 1669"/>
                        <wps:cNvSpPr/>
                        <wps:spPr>
                          <a:xfrm>
                            <a:off x="1400644" y="1771819"/>
                            <a:ext cx="63013" cy="63013"/>
                          </a:xfrm>
                          <a:custGeom>
                            <a:avLst/>
                            <a:gdLst/>
                            <a:ahLst/>
                            <a:cxnLst/>
                            <a:rect l="0" t="0" r="0" b="0"/>
                            <a:pathLst>
                              <a:path w="63013" h="63013">
                                <a:moveTo>
                                  <a:pt x="31537" y="0"/>
                                </a:moveTo>
                                <a:cubicBezTo>
                                  <a:pt x="48821" y="0"/>
                                  <a:pt x="63013" y="14192"/>
                                  <a:pt x="63013" y="31476"/>
                                </a:cubicBezTo>
                                <a:cubicBezTo>
                                  <a:pt x="63013" y="48821"/>
                                  <a:pt x="48821" y="63013"/>
                                  <a:pt x="31537" y="63013"/>
                                </a:cubicBezTo>
                                <a:cubicBezTo>
                                  <a:pt x="14192" y="63013"/>
                                  <a:pt x="0" y="48821"/>
                                  <a:pt x="0" y="31476"/>
                                </a:cubicBezTo>
                                <a:cubicBezTo>
                                  <a:pt x="0" y="14192"/>
                                  <a:pt x="14192" y="0"/>
                                  <a:pt x="31537"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70" name="Shape 1670"/>
                        <wps:cNvSpPr/>
                        <wps:spPr>
                          <a:xfrm>
                            <a:off x="1335569" y="1763935"/>
                            <a:ext cx="62952" cy="63013"/>
                          </a:xfrm>
                          <a:custGeom>
                            <a:avLst/>
                            <a:gdLst/>
                            <a:ahLst/>
                            <a:cxnLst/>
                            <a:rect l="0" t="0" r="0" b="0"/>
                            <a:pathLst>
                              <a:path w="62952" h="63013">
                                <a:moveTo>
                                  <a:pt x="31476" y="0"/>
                                </a:moveTo>
                                <a:cubicBezTo>
                                  <a:pt x="48821" y="0"/>
                                  <a:pt x="62952" y="14191"/>
                                  <a:pt x="62952" y="31476"/>
                                </a:cubicBezTo>
                                <a:cubicBezTo>
                                  <a:pt x="62952" y="48821"/>
                                  <a:pt x="48821" y="63013"/>
                                  <a:pt x="31476" y="63013"/>
                                </a:cubicBezTo>
                                <a:cubicBezTo>
                                  <a:pt x="14131" y="63013"/>
                                  <a:pt x="0" y="48821"/>
                                  <a:pt x="0" y="31476"/>
                                </a:cubicBezTo>
                                <a:cubicBezTo>
                                  <a:pt x="0" y="14191"/>
                                  <a:pt x="1413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71" name="Shape 1671"/>
                        <wps:cNvSpPr/>
                        <wps:spPr>
                          <a:xfrm>
                            <a:off x="1636442" y="1746347"/>
                            <a:ext cx="62952" cy="62952"/>
                          </a:xfrm>
                          <a:custGeom>
                            <a:avLst/>
                            <a:gdLst/>
                            <a:ahLst/>
                            <a:cxnLst/>
                            <a:rect l="0" t="0" r="0" b="0"/>
                            <a:pathLst>
                              <a:path w="62952" h="62952">
                                <a:moveTo>
                                  <a:pt x="31476" y="0"/>
                                </a:moveTo>
                                <a:cubicBezTo>
                                  <a:pt x="48821" y="0"/>
                                  <a:pt x="62952" y="14131"/>
                                  <a:pt x="62952" y="31476"/>
                                </a:cubicBezTo>
                                <a:cubicBezTo>
                                  <a:pt x="62952" y="48821"/>
                                  <a:pt x="48821" y="62952"/>
                                  <a:pt x="31476" y="62952"/>
                                </a:cubicBezTo>
                                <a:cubicBezTo>
                                  <a:pt x="14131" y="62952"/>
                                  <a:pt x="0" y="48821"/>
                                  <a:pt x="0" y="31476"/>
                                </a:cubicBezTo>
                                <a:cubicBezTo>
                                  <a:pt x="0" y="14131"/>
                                  <a:pt x="1413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72" name="Shape 1672"/>
                        <wps:cNvSpPr/>
                        <wps:spPr>
                          <a:xfrm>
                            <a:off x="1439519" y="1868188"/>
                            <a:ext cx="62952" cy="62952"/>
                          </a:xfrm>
                          <a:custGeom>
                            <a:avLst/>
                            <a:gdLst/>
                            <a:ahLst/>
                            <a:cxnLst/>
                            <a:rect l="0" t="0" r="0" b="0"/>
                            <a:pathLst>
                              <a:path w="62952" h="62952">
                                <a:moveTo>
                                  <a:pt x="31476" y="0"/>
                                </a:moveTo>
                                <a:cubicBezTo>
                                  <a:pt x="48821" y="0"/>
                                  <a:pt x="62952" y="14131"/>
                                  <a:pt x="62952" y="31476"/>
                                </a:cubicBezTo>
                                <a:cubicBezTo>
                                  <a:pt x="62952" y="48821"/>
                                  <a:pt x="48821" y="62952"/>
                                  <a:pt x="31476" y="62952"/>
                                </a:cubicBezTo>
                                <a:cubicBezTo>
                                  <a:pt x="14131" y="62952"/>
                                  <a:pt x="0" y="48821"/>
                                  <a:pt x="0" y="31476"/>
                                </a:cubicBezTo>
                                <a:cubicBezTo>
                                  <a:pt x="0" y="14131"/>
                                  <a:pt x="1413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73" name="Shape 1673"/>
                        <wps:cNvSpPr/>
                        <wps:spPr>
                          <a:xfrm>
                            <a:off x="1463717" y="1789407"/>
                            <a:ext cx="63013" cy="63013"/>
                          </a:xfrm>
                          <a:custGeom>
                            <a:avLst/>
                            <a:gdLst/>
                            <a:ahLst/>
                            <a:cxnLst/>
                            <a:rect l="0" t="0" r="0" b="0"/>
                            <a:pathLst>
                              <a:path w="63013" h="63013">
                                <a:moveTo>
                                  <a:pt x="31476" y="0"/>
                                </a:moveTo>
                                <a:cubicBezTo>
                                  <a:pt x="48821" y="0"/>
                                  <a:pt x="63013" y="14192"/>
                                  <a:pt x="63013" y="31537"/>
                                </a:cubicBezTo>
                                <a:cubicBezTo>
                                  <a:pt x="63013" y="48821"/>
                                  <a:pt x="48821" y="63013"/>
                                  <a:pt x="31476" y="63013"/>
                                </a:cubicBezTo>
                                <a:cubicBezTo>
                                  <a:pt x="14192" y="63013"/>
                                  <a:pt x="0" y="48821"/>
                                  <a:pt x="0" y="31537"/>
                                </a:cubicBezTo>
                                <a:cubicBezTo>
                                  <a:pt x="0" y="14192"/>
                                  <a:pt x="14192"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74" name="Shape 1674"/>
                        <wps:cNvSpPr/>
                        <wps:spPr>
                          <a:xfrm>
                            <a:off x="1695937" y="1719541"/>
                            <a:ext cx="62952" cy="63013"/>
                          </a:xfrm>
                          <a:custGeom>
                            <a:avLst/>
                            <a:gdLst/>
                            <a:ahLst/>
                            <a:cxnLst/>
                            <a:rect l="0" t="0" r="0" b="0"/>
                            <a:pathLst>
                              <a:path w="62952" h="63013">
                                <a:moveTo>
                                  <a:pt x="31476" y="0"/>
                                </a:moveTo>
                                <a:cubicBezTo>
                                  <a:pt x="48821" y="0"/>
                                  <a:pt x="62952" y="14191"/>
                                  <a:pt x="62952" y="31537"/>
                                </a:cubicBezTo>
                                <a:cubicBezTo>
                                  <a:pt x="62952" y="48821"/>
                                  <a:pt x="48821" y="63013"/>
                                  <a:pt x="31476" y="63013"/>
                                </a:cubicBezTo>
                                <a:cubicBezTo>
                                  <a:pt x="14131" y="63013"/>
                                  <a:pt x="0" y="48821"/>
                                  <a:pt x="0" y="31537"/>
                                </a:cubicBezTo>
                                <a:cubicBezTo>
                                  <a:pt x="0" y="14191"/>
                                  <a:pt x="1413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75" name="Shape 1675"/>
                        <wps:cNvSpPr/>
                        <wps:spPr>
                          <a:xfrm>
                            <a:off x="1724199" y="1797716"/>
                            <a:ext cx="63013" cy="62952"/>
                          </a:xfrm>
                          <a:custGeom>
                            <a:avLst/>
                            <a:gdLst/>
                            <a:ahLst/>
                            <a:cxnLst/>
                            <a:rect l="0" t="0" r="0" b="0"/>
                            <a:pathLst>
                              <a:path w="63013" h="62952">
                                <a:moveTo>
                                  <a:pt x="31476" y="0"/>
                                </a:moveTo>
                                <a:cubicBezTo>
                                  <a:pt x="48821" y="0"/>
                                  <a:pt x="63013" y="14131"/>
                                  <a:pt x="63013" y="31476"/>
                                </a:cubicBezTo>
                                <a:cubicBezTo>
                                  <a:pt x="63013" y="48821"/>
                                  <a:pt x="48821" y="62952"/>
                                  <a:pt x="31476" y="62952"/>
                                </a:cubicBezTo>
                                <a:cubicBezTo>
                                  <a:pt x="14191" y="62952"/>
                                  <a:pt x="0" y="48821"/>
                                  <a:pt x="0" y="31476"/>
                                </a:cubicBezTo>
                                <a:cubicBezTo>
                                  <a:pt x="0" y="14131"/>
                                  <a:pt x="1419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76" name="Shape 1676"/>
                        <wps:cNvSpPr/>
                        <wps:spPr>
                          <a:xfrm>
                            <a:off x="2047754" y="1751442"/>
                            <a:ext cx="62952" cy="63013"/>
                          </a:xfrm>
                          <a:custGeom>
                            <a:avLst/>
                            <a:gdLst/>
                            <a:ahLst/>
                            <a:cxnLst/>
                            <a:rect l="0" t="0" r="0" b="0"/>
                            <a:pathLst>
                              <a:path w="62952" h="63013">
                                <a:moveTo>
                                  <a:pt x="31476" y="0"/>
                                </a:moveTo>
                                <a:cubicBezTo>
                                  <a:pt x="48821" y="0"/>
                                  <a:pt x="62952" y="14191"/>
                                  <a:pt x="62952" y="31476"/>
                                </a:cubicBezTo>
                                <a:cubicBezTo>
                                  <a:pt x="62952" y="48821"/>
                                  <a:pt x="48821" y="63013"/>
                                  <a:pt x="31476" y="63013"/>
                                </a:cubicBezTo>
                                <a:cubicBezTo>
                                  <a:pt x="14131" y="63013"/>
                                  <a:pt x="0" y="48821"/>
                                  <a:pt x="0" y="31476"/>
                                </a:cubicBezTo>
                                <a:cubicBezTo>
                                  <a:pt x="0" y="14191"/>
                                  <a:pt x="1413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77" name="Shape 1677"/>
                        <wps:cNvSpPr/>
                        <wps:spPr>
                          <a:xfrm>
                            <a:off x="1560329" y="1649069"/>
                            <a:ext cx="63013" cy="63013"/>
                          </a:xfrm>
                          <a:custGeom>
                            <a:avLst/>
                            <a:gdLst/>
                            <a:ahLst/>
                            <a:cxnLst/>
                            <a:rect l="0" t="0" r="0" b="0"/>
                            <a:pathLst>
                              <a:path w="63013" h="63013">
                                <a:moveTo>
                                  <a:pt x="31476" y="0"/>
                                </a:moveTo>
                                <a:cubicBezTo>
                                  <a:pt x="48821" y="0"/>
                                  <a:pt x="63013" y="14191"/>
                                  <a:pt x="63013" y="31537"/>
                                </a:cubicBezTo>
                                <a:cubicBezTo>
                                  <a:pt x="63013" y="48821"/>
                                  <a:pt x="48821" y="63013"/>
                                  <a:pt x="31476" y="63013"/>
                                </a:cubicBezTo>
                                <a:cubicBezTo>
                                  <a:pt x="14192" y="63013"/>
                                  <a:pt x="0" y="48821"/>
                                  <a:pt x="0" y="31537"/>
                                </a:cubicBezTo>
                                <a:cubicBezTo>
                                  <a:pt x="0" y="14191"/>
                                  <a:pt x="14192"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78" name="Shape 1678"/>
                        <wps:cNvSpPr/>
                        <wps:spPr>
                          <a:xfrm>
                            <a:off x="2018218" y="1820156"/>
                            <a:ext cx="63013" cy="63013"/>
                          </a:xfrm>
                          <a:custGeom>
                            <a:avLst/>
                            <a:gdLst/>
                            <a:ahLst/>
                            <a:cxnLst/>
                            <a:rect l="0" t="0" r="0" b="0"/>
                            <a:pathLst>
                              <a:path w="63013" h="63013">
                                <a:moveTo>
                                  <a:pt x="31536" y="0"/>
                                </a:moveTo>
                                <a:cubicBezTo>
                                  <a:pt x="48821" y="0"/>
                                  <a:pt x="63013" y="14191"/>
                                  <a:pt x="63013" y="31476"/>
                                </a:cubicBezTo>
                                <a:cubicBezTo>
                                  <a:pt x="63013" y="48821"/>
                                  <a:pt x="48821" y="63013"/>
                                  <a:pt x="31536" y="63013"/>
                                </a:cubicBezTo>
                                <a:cubicBezTo>
                                  <a:pt x="14191" y="63013"/>
                                  <a:pt x="0" y="48821"/>
                                  <a:pt x="0" y="31476"/>
                                </a:cubicBezTo>
                                <a:cubicBezTo>
                                  <a:pt x="0" y="14191"/>
                                  <a:pt x="14191" y="0"/>
                                  <a:pt x="3153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79" name="Shape 1679"/>
                        <wps:cNvSpPr/>
                        <wps:spPr>
                          <a:xfrm>
                            <a:off x="1636442" y="1666535"/>
                            <a:ext cx="62952" cy="63013"/>
                          </a:xfrm>
                          <a:custGeom>
                            <a:avLst/>
                            <a:gdLst/>
                            <a:ahLst/>
                            <a:cxnLst/>
                            <a:rect l="0" t="0" r="0" b="0"/>
                            <a:pathLst>
                              <a:path w="62952" h="63013">
                                <a:moveTo>
                                  <a:pt x="31476" y="0"/>
                                </a:moveTo>
                                <a:cubicBezTo>
                                  <a:pt x="48821" y="0"/>
                                  <a:pt x="62952" y="14192"/>
                                  <a:pt x="62952" y="31476"/>
                                </a:cubicBezTo>
                                <a:cubicBezTo>
                                  <a:pt x="62952" y="48821"/>
                                  <a:pt x="48821" y="63013"/>
                                  <a:pt x="31476" y="63013"/>
                                </a:cubicBezTo>
                                <a:cubicBezTo>
                                  <a:pt x="14131" y="63013"/>
                                  <a:pt x="0" y="48821"/>
                                  <a:pt x="0" y="31476"/>
                                </a:cubicBezTo>
                                <a:cubicBezTo>
                                  <a:pt x="0" y="14192"/>
                                  <a:pt x="1413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80" name="Shape 1680"/>
                        <wps:cNvSpPr/>
                        <wps:spPr>
                          <a:xfrm>
                            <a:off x="1518543" y="1704015"/>
                            <a:ext cx="63013" cy="63013"/>
                          </a:xfrm>
                          <a:custGeom>
                            <a:avLst/>
                            <a:gdLst/>
                            <a:ahLst/>
                            <a:cxnLst/>
                            <a:rect l="0" t="0" r="0" b="0"/>
                            <a:pathLst>
                              <a:path w="63013" h="63013">
                                <a:moveTo>
                                  <a:pt x="31537" y="0"/>
                                </a:moveTo>
                                <a:cubicBezTo>
                                  <a:pt x="48821" y="0"/>
                                  <a:pt x="63013" y="14191"/>
                                  <a:pt x="63013" y="31537"/>
                                </a:cubicBezTo>
                                <a:cubicBezTo>
                                  <a:pt x="63013" y="48821"/>
                                  <a:pt x="48821" y="63013"/>
                                  <a:pt x="31537" y="63013"/>
                                </a:cubicBezTo>
                                <a:cubicBezTo>
                                  <a:pt x="14192" y="63013"/>
                                  <a:pt x="0" y="48821"/>
                                  <a:pt x="0" y="31537"/>
                                </a:cubicBezTo>
                                <a:cubicBezTo>
                                  <a:pt x="0" y="14191"/>
                                  <a:pt x="14192" y="0"/>
                                  <a:pt x="31537"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81" name="Shape 1681"/>
                        <wps:cNvSpPr/>
                        <wps:spPr>
                          <a:xfrm>
                            <a:off x="1636442" y="1580294"/>
                            <a:ext cx="62952" cy="62952"/>
                          </a:xfrm>
                          <a:custGeom>
                            <a:avLst/>
                            <a:gdLst/>
                            <a:ahLst/>
                            <a:cxnLst/>
                            <a:rect l="0" t="0" r="0" b="0"/>
                            <a:pathLst>
                              <a:path w="62952" h="62952">
                                <a:moveTo>
                                  <a:pt x="31476" y="0"/>
                                </a:moveTo>
                                <a:cubicBezTo>
                                  <a:pt x="48821" y="0"/>
                                  <a:pt x="62952" y="14131"/>
                                  <a:pt x="62952" y="31476"/>
                                </a:cubicBezTo>
                                <a:cubicBezTo>
                                  <a:pt x="62952" y="48821"/>
                                  <a:pt x="48821" y="62952"/>
                                  <a:pt x="31476" y="62952"/>
                                </a:cubicBezTo>
                                <a:cubicBezTo>
                                  <a:pt x="14131" y="62952"/>
                                  <a:pt x="0" y="48821"/>
                                  <a:pt x="0" y="31476"/>
                                </a:cubicBezTo>
                                <a:cubicBezTo>
                                  <a:pt x="0" y="14131"/>
                                  <a:pt x="1413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82" name="Shape 1682"/>
                        <wps:cNvSpPr/>
                        <wps:spPr>
                          <a:xfrm>
                            <a:off x="1584042" y="1708140"/>
                            <a:ext cx="63013" cy="63013"/>
                          </a:xfrm>
                          <a:custGeom>
                            <a:avLst/>
                            <a:gdLst/>
                            <a:ahLst/>
                            <a:cxnLst/>
                            <a:rect l="0" t="0" r="0" b="0"/>
                            <a:pathLst>
                              <a:path w="63013" h="63013">
                                <a:moveTo>
                                  <a:pt x="31537" y="0"/>
                                </a:moveTo>
                                <a:cubicBezTo>
                                  <a:pt x="48821" y="0"/>
                                  <a:pt x="63013" y="14191"/>
                                  <a:pt x="63013" y="31476"/>
                                </a:cubicBezTo>
                                <a:cubicBezTo>
                                  <a:pt x="63013" y="48821"/>
                                  <a:pt x="48821" y="63013"/>
                                  <a:pt x="31537" y="63013"/>
                                </a:cubicBezTo>
                                <a:cubicBezTo>
                                  <a:pt x="14192" y="63013"/>
                                  <a:pt x="0" y="48821"/>
                                  <a:pt x="0" y="31476"/>
                                </a:cubicBezTo>
                                <a:cubicBezTo>
                                  <a:pt x="0" y="14191"/>
                                  <a:pt x="14192" y="0"/>
                                  <a:pt x="31537"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83" name="Shape 1683"/>
                        <wps:cNvSpPr/>
                        <wps:spPr>
                          <a:xfrm>
                            <a:off x="1702062" y="1580113"/>
                            <a:ext cx="63013" cy="63013"/>
                          </a:xfrm>
                          <a:custGeom>
                            <a:avLst/>
                            <a:gdLst/>
                            <a:ahLst/>
                            <a:cxnLst/>
                            <a:rect l="0" t="0" r="0" b="0"/>
                            <a:pathLst>
                              <a:path w="63013" h="63013">
                                <a:moveTo>
                                  <a:pt x="31476" y="0"/>
                                </a:moveTo>
                                <a:cubicBezTo>
                                  <a:pt x="48821" y="0"/>
                                  <a:pt x="63013" y="14191"/>
                                  <a:pt x="63013" y="31476"/>
                                </a:cubicBezTo>
                                <a:cubicBezTo>
                                  <a:pt x="63013" y="48821"/>
                                  <a:pt x="48821" y="63013"/>
                                  <a:pt x="31476" y="63013"/>
                                </a:cubicBezTo>
                                <a:cubicBezTo>
                                  <a:pt x="14191" y="63013"/>
                                  <a:pt x="0" y="48821"/>
                                  <a:pt x="0" y="31476"/>
                                </a:cubicBezTo>
                                <a:cubicBezTo>
                                  <a:pt x="0" y="14191"/>
                                  <a:pt x="1419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84" name="Shape 1684"/>
                        <wps:cNvSpPr/>
                        <wps:spPr>
                          <a:xfrm>
                            <a:off x="1983043" y="1762298"/>
                            <a:ext cx="63013" cy="63013"/>
                          </a:xfrm>
                          <a:custGeom>
                            <a:avLst/>
                            <a:gdLst/>
                            <a:ahLst/>
                            <a:cxnLst/>
                            <a:rect l="0" t="0" r="0" b="0"/>
                            <a:pathLst>
                              <a:path w="63013" h="63013">
                                <a:moveTo>
                                  <a:pt x="31537" y="0"/>
                                </a:moveTo>
                                <a:cubicBezTo>
                                  <a:pt x="48821" y="0"/>
                                  <a:pt x="63013" y="14191"/>
                                  <a:pt x="63013" y="31536"/>
                                </a:cubicBezTo>
                                <a:cubicBezTo>
                                  <a:pt x="63013" y="48821"/>
                                  <a:pt x="48821" y="63013"/>
                                  <a:pt x="31537" y="63013"/>
                                </a:cubicBezTo>
                                <a:cubicBezTo>
                                  <a:pt x="14191" y="63013"/>
                                  <a:pt x="0" y="48821"/>
                                  <a:pt x="0" y="31536"/>
                                </a:cubicBezTo>
                                <a:cubicBezTo>
                                  <a:pt x="0" y="14191"/>
                                  <a:pt x="14191" y="0"/>
                                  <a:pt x="31537"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85" name="Shape 1685"/>
                        <wps:cNvSpPr/>
                        <wps:spPr>
                          <a:xfrm>
                            <a:off x="1917543" y="1765694"/>
                            <a:ext cx="62952" cy="63013"/>
                          </a:xfrm>
                          <a:custGeom>
                            <a:avLst/>
                            <a:gdLst/>
                            <a:ahLst/>
                            <a:cxnLst/>
                            <a:rect l="0" t="0" r="0" b="0"/>
                            <a:pathLst>
                              <a:path w="62952" h="63013">
                                <a:moveTo>
                                  <a:pt x="31476" y="0"/>
                                </a:moveTo>
                                <a:cubicBezTo>
                                  <a:pt x="48821" y="0"/>
                                  <a:pt x="62952" y="14191"/>
                                  <a:pt x="62952" y="31536"/>
                                </a:cubicBezTo>
                                <a:cubicBezTo>
                                  <a:pt x="62952" y="48821"/>
                                  <a:pt x="48821" y="63013"/>
                                  <a:pt x="31476" y="63013"/>
                                </a:cubicBezTo>
                                <a:cubicBezTo>
                                  <a:pt x="14131" y="63013"/>
                                  <a:pt x="0" y="48821"/>
                                  <a:pt x="0" y="31536"/>
                                </a:cubicBezTo>
                                <a:cubicBezTo>
                                  <a:pt x="0" y="14191"/>
                                  <a:pt x="1413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86" name="Shape 1686"/>
                        <wps:cNvSpPr/>
                        <wps:spPr>
                          <a:xfrm>
                            <a:off x="1755068" y="1692129"/>
                            <a:ext cx="63013" cy="63013"/>
                          </a:xfrm>
                          <a:custGeom>
                            <a:avLst/>
                            <a:gdLst/>
                            <a:ahLst/>
                            <a:cxnLst/>
                            <a:rect l="0" t="0" r="0" b="0"/>
                            <a:pathLst>
                              <a:path w="63013" h="63013">
                                <a:moveTo>
                                  <a:pt x="31476" y="0"/>
                                </a:moveTo>
                                <a:cubicBezTo>
                                  <a:pt x="48821" y="0"/>
                                  <a:pt x="63013" y="14191"/>
                                  <a:pt x="63013" y="31476"/>
                                </a:cubicBezTo>
                                <a:cubicBezTo>
                                  <a:pt x="63013" y="48821"/>
                                  <a:pt x="48821" y="63013"/>
                                  <a:pt x="31476" y="63013"/>
                                </a:cubicBezTo>
                                <a:cubicBezTo>
                                  <a:pt x="14192" y="63013"/>
                                  <a:pt x="0" y="48821"/>
                                  <a:pt x="0" y="31476"/>
                                </a:cubicBezTo>
                                <a:cubicBezTo>
                                  <a:pt x="0" y="14191"/>
                                  <a:pt x="14192"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87" name="Shape 1687"/>
                        <wps:cNvSpPr/>
                        <wps:spPr>
                          <a:xfrm>
                            <a:off x="1898985" y="1868188"/>
                            <a:ext cx="63013" cy="62952"/>
                          </a:xfrm>
                          <a:custGeom>
                            <a:avLst/>
                            <a:gdLst/>
                            <a:ahLst/>
                            <a:cxnLst/>
                            <a:rect l="0" t="0" r="0" b="0"/>
                            <a:pathLst>
                              <a:path w="63013" h="62952">
                                <a:moveTo>
                                  <a:pt x="31476" y="0"/>
                                </a:moveTo>
                                <a:cubicBezTo>
                                  <a:pt x="48821" y="0"/>
                                  <a:pt x="63013" y="14131"/>
                                  <a:pt x="63013" y="31476"/>
                                </a:cubicBezTo>
                                <a:cubicBezTo>
                                  <a:pt x="63013" y="48821"/>
                                  <a:pt x="48821" y="62952"/>
                                  <a:pt x="31476" y="62952"/>
                                </a:cubicBezTo>
                                <a:cubicBezTo>
                                  <a:pt x="14192" y="62952"/>
                                  <a:pt x="0" y="48821"/>
                                  <a:pt x="0" y="31476"/>
                                </a:cubicBezTo>
                                <a:cubicBezTo>
                                  <a:pt x="0" y="14131"/>
                                  <a:pt x="14192"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88" name="Shape 1688"/>
                        <wps:cNvSpPr/>
                        <wps:spPr>
                          <a:xfrm>
                            <a:off x="1373838" y="1868188"/>
                            <a:ext cx="63013" cy="62952"/>
                          </a:xfrm>
                          <a:custGeom>
                            <a:avLst/>
                            <a:gdLst/>
                            <a:ahLst/>
                            <a:cxnLst/>
                            <a:rect l="0" t="0" r="0" b="0"/>
                            <a:pathLst>
                              <a:path w="63013" h="62952">
                                <a:moveTo>
                                  <a:pt x="31537" y="0"/>
                                </a:moveTo>
                                <a:cubicBezTo>
                                  <a:pt x="48821" y="0"/>
                                  <a:pt x="63013" y="14131"/>
                                  <a:pt x="63013" y="31476"/>
                                </a:cubicBezTo>
                                <a:cubicBezTo>
                                  <a:pt x="63013" y="48821"/>
                                  <a:pt x="48821" y="62952"/>
                                  <a:pt x="31537" y="62952"/>
                                </a:cubicBezTo>
                                <a:cubicBezTo>
                                  <a:pt x="14192" y="62952"/>
                                  <a:pt x="0" y="48821"/>
                                  <a:pt x="0" y="31476"/>
                                </a:cubicBezTo>
                                <a:cubicBezTo>
                                  <a:pt x="0" y="14131"/>
                                  <a:pt x="14192" y="0"/>
                                  <a:pt x="31537"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89" name="Shape 1689"/>
                        <wps:cNvSpPr/>
                        <wps:spPr>
                          <a:xfrm>
                            <a:off x="167557" y="0"/>
                            <a:ext cx="2062989" cy="1990151"/>
                          </a:xfrm>
                          <a:custGeom>
                            <a:avLst/>
                            <a:gdLst/>
                            <a:ahLst/>
                            <a:cxnLst/>
                            <a:rect l="0" t="0" r="0" b="0"/>
                            <a:pathLst>
                              <a:path w="2062989" h="1990151">
                                <a:moveTo>
                                  <a:pt x="0" y="1990151"/>
                                </a:moveTo>
                                <a:lnTo>
                                  <a:pt x="2062989" y="1990151"/>
                                </a:lnTo>
                                <a:lnTo>
                                  <a:pt x="2062989" y="0"/>
                                </a:lnTo>
                                <a:lnTo>
                                  <a:pt x="0" y="0"/>
                                </a:lnTo>
                                <a:close/>
                              </a:path>
                            </a:pathLst>
                          </a:custGeom>
                          <a:ln w="6489" cap="rnd">
                            <a:round/>
                          </a:ln>
                        </wps:spPr>
                        <wps:style>
                          <a:lnRef idx="1">
                            <a:srgbClr val="333333"/>
                          </a:lnRef>
                          <a:fillRef idx="0">
                            <a:srgbClr val="000000">
                              <a:alpha val="0"/>
                            </a:srgbClr>
                          </a:fillRef>
                          <a:effectRef idx="0">
                            <a:scrgbClr r="0" g="0" b="0"/>
                          </a:effectRef>
                          <a:fontRef idx="none"/>
                        </wps:style>
                        <wps:bodyPr/>
                      </wps:wsp>
                      <wps:wsp>
                        <wps:cNvPr id="1690" name="Rectangle 1690"/>
                        <wps:cNvSpPr/>
                        <wps:spPr>
                          <a:xfrm>
                            <a:off x="107334" y="1880063"/>
                            <a:ext cx="40363" cy="67151"/>
                          </a:xfrm>
                          <a:prstGeom prst="rect">
                            <a:avLst/>
                          </a:prstGeom>
                          <a:ln>
                            <a:noFill/>
                          </a:ln>
                        </wps:spPr>
                        <wps:txbx>
                          <w:txbxContent>
                            <w:p w14:paraId="1FC7914C" w14:textId="77777777" w:rsidR="00DA2B11" w:rsidRDefault="004C3EA9">
                              <w:pPr>
                                <w:spacing w:after="160" w:line="259" w:lineRule="auto"/>
                                <w:ind w:left="0" w:right="0" w:firstLine="0"/>
                                <w:jc w:val="left"/>
                              </w:pPr>
                              <w:r>
                                <w:rPr>
                                  <w:rFonts w:ascii="Arial" w:eastAsia="Arial" w:hAnsi="Arial" w:cs="Arial"/>
                                  <w:color w:val="4D4D4D"/>
                                  <w:sz w:val="9"/>
                                </w:rPr>
                                <w:t>0</w:t>
                              </w:r>
                            </w:p>
                          </w:txbxContent>
                        </wps:txbx>
                        <wps:bodyPr horzOverflow="overflow" vert="horz" lIns="0" tIns="0" rIns="0" bIns="0" rtlCol="0">
                          <a:noAutofit/>
                        </wps:bodyPr>
                      </wps:wsp>
                      <wps:wsp>
                        <wps:cNvPr id="1691" name="Rectangle 1691"/>
                        <wps:cNvSpPr/>
                        <wps:spPr>
                          <a:xfrm>
                            <a:off x="76950" y="1399976"/>
                            <a:ext cx="80726" cy="67151"/>
                          </a:xfrm>
                          <a:prstGeom prst="rect">
                            <a:avLst/>
                          </a:prstGeom>
                          <a:ln>
                            <a:noFill/>
                          </a:ln>
                        </wps:spPr>
                        <wps:txbx>
                          <w:txbxContent>
                            <w:p w14:paraId="7F0F50A0" w14:textId="77777777" w:rsidR="00DA2B11" w:rsidRDefault="004C3EA9">
                              <w:pPr>
                                <w:spacing w:after="160" w:line="259" w:lineRule="auto"/>
                                <w:ind w:left="0" w:right="0" w:firstLine="0"/>
                                <w:jc w:val="left"/>
                              </w:pPr>
                              <w:r>
                                <w:rPr>
                                  <w:rFonts w:ascii="Arial" w:eastAsia="Arial" w:hAnsi="Arial" w:cs="Arial"/>
                                  <w:color w:val="4D4D4D"/>
                                  <w:sz w:val="9"/>
                                </w:rPr>
                                <w:t>25</w:t>
                              </w:r>
                            </w:p>
                          </w:txbxContent>
                        </wps:txbx>
                        <wps:bodyPr horzOverflow="overflow" vert="horz" lIns="0" tIns="0" rIns="0" bIns="0" rtlCol="0">
                          <a:noAutofit/>
                        </wps:bodyPr>
                      </wps:wsp>
                      <wps:wsp>
                        <wps:cNvPr id="1692" name="Rectangle 1692"/>
                        <wps:cNvSpPr/>
                        <wps:spPr>
                          <a:xfrm>
                            <a:off x="76950" y="919890"/>
                            <a:ext cx="80726" cy="67151"/>
                          </a:xfrm>
                          <a:prstGeom prst="rect">
                            <a:avLst/>
                          </a:prstGeom>
                          <a:ln>
                            <a:noFill/>
                          </a:ln>
                        </wps:spPr>
                        <wps:txbx>
                          <w:txbxContent>
                            <w:p w14:paraId="3677C1BA" w14:textId="77777777" w:rsidR="00DA2B11" w:rsidRDefault="004C3EA9">
                              <w:pPr>
                                <w:spacing w:after="160" w:line="259" w:lineRule="auto"/>
                                <w:ind w:left="0" w:right="0" w:firstLine="0"/>
                                <w:jc w:val="left"/>
                              </w:pPr>
                              <w:r>
                                <w:rPr>
                                  <w:rFonts w:ascii="Arial" w:eastAsia="Arial" w:hAnsi="Arial" w:cs="Arial"/>
                                  <w:color w:val="4D4D4D"/>
                                  <w:sz w:val="9"/>
                                </w:rPr>
                                <w:t>50</w:t>
                              </w:r>
                            </w:p>
                          </w:txbxContent>
                        </wps:txbx>
                        <wps:bodyPr horzOverflow="overflow" vert="horz" lIns="0" tIns="0" rIns="0" bIns="0" rtlCol="0">
                          <a:noAutofit/>
                        </wps:bodyPr>
                      </wps:wsp>
                      <wps:wsp>
                        <wps:cNvPr id="1693" name="Rectangle 1693"/>
                        <wps:cNvSpPr/>
                        <wps:spPr>
                          <a:xfrm>
                            <a:off x="76950" y="439744"/>
                            <a:ext cx="80726" cy="67150"/>
                          </a:xfrm>
                          <a:prstGeom prst="rect">
                            <a:avLst/>
                          </a:prstGeom>
                          <a:ln>
                            <a:noFill/>
                          </a:ln>
                        </wps:spPr>
                        <wps:txbx>
                          <w:txbxContent>
                            <w:p w14:paraId="31572684" w14:textId="77777777" w:rsidR="00DA2B11" w:rsidRDefault="004C3EA9">
                              <w:pPr>
                                <w:spacing w:after="160" w:line="259" w:lineRule="auto"/>
                                <w:ind w:left="0" w:right="0" w:firstLine="0"/>
                                <w:jc w:val="left"/>
                              </w:pPr>
                              <w:r>
                                <w:rPr>
                                  <w:rFonts w:ascii="Arial" w:eastAsia="Arial" w:hAnsi="Arial" w:cs="Arial"/>
                                  <w:color w:val="4D4D4D"/>
                                  <w:sz w:val="9"/>
                                </w:rPr>
                                <w:t>75</w:t>
                              </w:r>
                            </w:p>
                          </w:txbxContent>
                        </wps:txbx>
                        <wps:bodyPr horzOverflow="overflow" vert="horz" lIns="0" tIns="0" rIns="0" bIns="0" rtlCol="0">
                          <a:noAutofit/>
                        </wps:bodyPr>
                      </wps:wsp>
                      <wps:wsp>
                        <wps:cNvPr id="1694" name="Shape 1694"/>
                        <wps:cNvSpPr/>
                        <wps:spPr>
                          <a:xfrm>
                            <a:off x="150940" y="1899665"/>
                            <a:ext cx="16617" cy="0"/>
                          </a:xfrm>
                          <a:custGeom>
                            <a:avLst/>
                            <a:gdLst/>
                            <a:ahLst/>
                            <a:cxnLst/>
                            <a:rect l="0" t="0" r="0" b="0"/>
                            <a:pathLst>
                              <a:path w="16617">
                                <a:moveTo>
                                  <a:pt x="0" y="0"/>
                                </a:moveTo>
                                <a:lnTo>
                                  <a:pt x="16617" y="0"/>
                                </a:lnTo>
                              </a:path>
                            </a:pathLst>
                          </a:custGeom>
                          <a:ln w="6489" cap="flat">
                            <a:round/>
                          </a:ln>
                        </wps:spPr>
                        <wps:style>
                          <a:lnRef idx="1">
                            <a:srgbClr val="333333"/>
                          </a:lnRef>
                          <a:fillRef idx="0">
                            <a:srgbClr val="000000">
                              <a:alpha val="0"/>
                            </a:srgbClr>
                          </a:fillRef>
                          <a:effectRef idx="0">
                            <a:scrgbClr r="0" g="0" b="0"/>
                          </a:effectRef>
                          <a:fontRef idx="none"/>
                        </wps:style>
                        <wps:bodyPr/>
                      </wps:wsp>
                      <wps:wsp>
                        <wps:cNvPr id="1695" name="Shape 1695"/>
                        <wps:cNvSpPr/>
                        <wps:spPr>
                          <a:xfrm>
                            <a:off x="150940" y="1419578"/>
                            <a:ext cx="16617" cy="0"/>
                          </a:xfrm>
                          <a:custGeom>
                            <a:avLst/>
                            <a:gdLst/>
                            <a:ahLst/>
                            <a:cxnLst/>
                            <a:rect l="0" t="0" r="0" b="0"/>
                            <a:pathLst>
                              <a:path w="16617">
                                <a:moveTo>
                                  <a:pt x="0" y="0"/>
                                </a:moveTo>
                                <a:lnTo>
                                  <a:pt x="16617" y="0"/>
                                </a:lnTo>
                              </a:path>
                            </a:pathLst>
                          </a:custGeom>
                          <a:ln w="6489" cap="flat">
                            <a:round/>
                          </a:ln>
                        </wps:spPr>
                        <wps:style>
                          <a:lnRef idx="1">
                            <a:srgbClr val="333333"/>
                          </a:lnRef>
                          <a:fillRef idx="0">
                            <a:srgbClr val="000000">
                              <a:alpha val="0"/>
                            </a:srgbClr>
                          </a:fillRef>
                          <a:effectRef idx="0">
                            <a:scrgbClr r="0" g="0" b="0"/>
                          </a:effectRef>
                          <a:fontRef idx="none"/>
                        </wps:style>
                        <wps:bodyPr/>
                      </wps:wsp>
                      <wps:wsp>
                        <wps:cNvPr id="1696" name="Shape 1696"/>
                        <wps:cNvSpPr/>
                        <wps:spPr>
                          <a:xfrm>
                            <a:off x="150940" y="939492"/>
                            <a:ext cx="16617" cy="0"/>
                          </a:xfrm>
                          <a:custGeom>
                            <a:avLst/>
                            <a:gdLst/>
                            <a:ahLst/>
                            <a:cxnLst/>
                            <a:rect l="0" t="0" r="0" b="0"/>
                            <a:pathLst>
                              <a:path w="16617">
                                <a:moveTo>
                                  <a:pt x="0" y="0"/>
                                </a:moveTo>
                                <a:lnTo>
                                  <a:pt x="16617" y="0"/>
                                </a:lnTo>
                              </a:path>
                            </a:pathLst>
                          </a:custGeom>
                          <a:ln w="6489" cap="flat">
                            <a:round/>
                          </a:ln>
                        </wps:spPr>
                        <wps:style>
                          <a:lnRef idx="1">
                            <a:srgbClr val="333333"/>
                          </a:lnRef>
                          <a:fillRef idx="0">
                            <a:srgbClr val="000000">
                              <a:alpha val="0"/>
                            </a:srgbClr>
                          </a:fillRef>
                          <a:effectRef idx="0">
                            <a:scrgbClr r="0" g="0" b="0"/>
                          </a:effectRef>
                          <a:fontRef idx="none"/>
                        </wps:style>
                        <wps:bodyPr/>
                      </wps:wsp>
                      <wps:wsp>
                        <wps:cNvPr id="1697" name="Shape 1697"/>
                        <wps:cNvSpPr/>
                        <wps:spPr>
                          <a:xfrm>
                            <a:off x="150940" y="459345"/>
                            <a:ext cx="16617" cy="0"/>
                          </a:xfrm>
                          <a:custGeom>
                            <a:avLst/>
                            <a:gdLst/>
                            <a:ahLst/>
                            <a:cxnLst/>
                            <a:rect l="0" t="0" r="0" b="0"/>
                            <a:pathLst>
                              <a:path w="16617">
                                <a:moveTo>
                                  <a:pt x="0" y="0"/>
                                </a:moveTo>
                                <a:lnTo>
                                  <a:pt x="16617" y="0"/>
                                </a:lnTo>
                              </a:path>
                            </a:pathLst>
                          </a:custGeom>
                          <a:ln w="6489" cap="flat">
                            <a:round/>
                          </a:ln>
                        </wps:spPr>
                        <wps:style>
                          <a:lnRef idx="1">
                            <a:srgbClr val="333333"/>
                          </a:lnRef>
                          <a:fillRef idx="0">
                            <a:srgbClr val="000000">
                              <a:alpha val="0"/>
                            </a:srgbClr>
                          </a:fillRef>
                          <a:effectRef idx="0">
                            <a:scrgbClr r="0" g="0" b="0"/>
                          </a:effectRef>
                          <a:fontRef idx="none"/>
                        </wps:style>
                        <wps:bodyPr/>
                      </wps:wsp>
                      <wps:wsp>
                        <wps:cNvPr id="1698" name="Shape 1698"/>
                        <wps:cNvSpPr/>
                        <wps:spPr>
                          <a:xfrm>
                            <a:off x="730185" y="1990151"/>
                            <a:ext cx="0" cy="16557"/>
                          </a:xfrm>
                          <a:custGeom>
                            <a:avLst/>
                            <a:gdLst/>
                            <a:ahLst/>
                            <a:cxnLst/>
                            <a:rect l="0" t="0" r="0" b="0"/>
                            <a:pathLst>
                              <a:path h="16557">
                                <a:moveTo>
                                  <a:pt x="0" y="16557"/>
                                </a:moveTo>
                                <a:lnTo>
                                  <a:pt x="0" y="0"/>
                                </a:lnTo>
                              </a:path>
                            </a:pathLst>
                          </a:custGeom>
                          <a:ln w="6489" cap="flat">
                            <a:round/>
                          </a:ln>
                        </wps:spPr>
                        <wps:style>
                          <a:lnRef idx="1">
                            <a:srgbClr val="333333"/>
                          </a:lnRef>
                          <a:fillRef idx="0">
                            <a:srgbClr val="000000">
                              <a:alpha val="0"/>
                            </a:srgbClr>
                          </a:fillRef>
                          <a:effectRef idx="0">
                            <a:scrgbClr r="0" g="0" b="0"/>
                          </a:effectRef>
                          <a:fontRef idx="none"/>
                        </wps:style>
                        <wps:bodyPr/>
                      </wps:wsp>
                      <wps:wsp>
                        <wps:cNvPr id="1699" name="Shape 1699"/>
                        <wps:cNvSpPr/>
                        <wps:spPr>
                          <a:xfrm>
                            <a:off x="1667918" y="1990151"/>
                            <a:ext cx="0" cy="16557"/>
                          </a:xfrm>
                          <a:custGeom>
                            <a:avLst/>
                            <a:gdLst/>
                            <a:ahLst/>
                            <a:cxnLst/>
                            <a:rect l="0" t="0" r="0" b="0"/>
                            <a:pathLst>
                              <a:path h="16557">
                                <a:moveTo>
                                  <a:pt x="0" y="16557"/>
                                </a:moveTo>
                                <a:lnTo>
                                  <a:pt x="0" y="0"/>
                                </a:lnTo>
                              </a:path>
                            </a:pathLst>
                          </a:custGeom>
                          <a:ln w="6489" cap="flat">
                            <a:round/>
                          </a:ln>
                        </wps:spPr>
                        <wps:style>
                          <a:lnRef idx="1">
                            <a:srgbClr val="333333"/>
                          </a:lnRef>
                          <a:fillRef idx="0">
                            <a:srgbClr val="000000">
                              <a:alpha val="0"/>
                            </a:srgbClr>
                          </a:fillRef>
                          <a:effectRef idx="0">
                            <a:scrgbClr r="0" g="0" b="0"/>
                          </a:effectRef>
                          <a:fontRef idx="none"/>
                        </wps:style>
                        <wps:bodyPr/>
                      </wps:wsp>
                      <wps:wsp>
                        <wps:cNvPr id="1700" name="Rectangle 1700"/>
                        <wps:cNvSpPr/>
                        <wps:spPr>
                          <a:xfrm>
                            <a:off x="597548" y="2020037"/>
                            <a:ext cx="352885" cy="67151"/>
                          </a:xfrm>
                          <a:prstGeom prst="rect">
                            <a:avLst/>
                          </a:prstGeom>
                          <a:ln>
                            <a:noFill/>
                          </a:ln>
                        </wps:spPr>
                        <wps:txbx>
                          <w:txbxContent>
                            <w:p w14:paraId="3A024BF7" w14:textId="77777777" w:rsidR="00DA2B11" w:rsidRDefault="004C3EA9">
                              <w:pPr>
                                <w:spacing w:after="160" w:line="259" w:lineRule="auto"/>
                                <w:ind w:left="0" w:right="0" w:firstLine="0"/>
                                <w:jc w:val="left"/>
                              </w:pPr>
                              <w:r>
                                <w:rPr>
                                  <w:rFonts w:ascii="Arial" w:eastAsia="Arial" w:hAnsi="Arial" w:cs="Arial"/>
                                  <w:color w:val="4D4D4D"/>
                                  <w:sz w:val="9"/>
                                </w:rPr>
                                <w:t>Methylated</w:t>
                              </w:r>
                            </w:p>
                          </w:txbxContent>
                        </wps:txbx>
                        <wps:bodyPr horzOverflow="overflow" vert="horz" lIns="0" tIns="0" rIns="0" bIns="0" rtlCol="0">
                          <a:noAutofit/>
                        </wps:bodyPr>
                      </wps:wsp>
                      <wps:wsp>
                        <wps:cNvPr id="1701" name="Rectangle 1701"/>
                        <wps:cNvSpPr/>
                        <wps:spPr>
                          <a:xfrm>
                            <a:off x="1500409" y="2020037"/>
                            <a:ext cx="445661" cy="67151"/>
                          </a:xfrm>
                          <a:prstGeom prst="rect">
                            <a:avLst/>
                          </a:prstGeom>
                          <a:ln>
                            <a:noFill/>
                          </a:ln>
                        </wps:spPr>
                        <wps:txbx>
                          <w:txbxContent>
                            <w:p w14:paraId="147C2740" w14:textId="77777777" w:rsidR="00DA2B11" w:rsidRDefault="004C3EA9">
                              <w:pPr>
                                <w:spacing w:after="160" w:line="259" w:lineRule="auto"/>
                                <w:ind w:left="0" w:right="0" w:firstLine="0"/>
                                <w:jc w:val="left"/>
                              </w:pPr>
                              <w:proofErr w:type="spellStart"/>
                              <w:r>
                                <w:rPr>
                                  <w:rFonts w:ascii="Arial" w:eastAsia="Arial" w:hAnsi="Arial" w:cs="Arial"/>
                                  <w:color w:val="4D4D4D"/>
                                  <w:sz w:val="9"/>
                                </w:rPr>
                                <w:t>UnMethylated</w:t>
                              </w:r>
                              <w:proofErr w:type="spellEnd"/>
                            </w:p>
                          </w:txbxContent>
                        </wps:txbx>
                        <wps:bodyPr horzOverflow="overflow" vert="horz" lIns="0" tIns="0" rIns="0" bIns="0" rtlCol="0">
                          <a:noAutofit/>
                        </wps:bodyPr>
                      </wps:wsp>
                      <wps:wsp>
                        <wps:cNvPr id="1703" name="Rectangle 1703"/>
                        <wps:cNvSpPr/>
                        <wps:spPr>
                          <a:xfrm rot="-5399999">
                            <a:off x="-472916" y="826502"/>
                            <a:ext cx="1027907" cy="82073"/>
                          </a:xfrm>
                          <a:prstGeom prst="rect">
                            <a:avLst/>
                          </a:prstGeom>
                          <a:ln>
                            <a:noFill/>
                          </a:ln>
                        </wps:spPr>
                        <wps:txbx>
                          <w:txbxContent>
                            <w:p w14:paraId="18F62D12" w14:textId="77777777" w:rsidR="00DA2B11" w:rsidRDefault="004C3EA9">
                              <w:pPr>
                                <w:spacing w:after="160" w:line="259" w:lineRule="auto"/>
                                <w:ind w:left="0" w:right="0" w:firstLine="0"/>
                                <w:jc w:val="left"/>
                              </w:pPr>
                              <w:r>
                                <w:rPr>
                                  <w:rFonts w:ascii="Arial" w:eastAsia="Arial" w:hAnsi="Arial" w:cs="Arial"/>
                                  <w:sz w:val="11"/>
                                </w:rPr>
                                <w:t>Nanopore methylation (%)</w:t>
                              </w:r>
                            </w:p>
                          </w:txbxContent>
                        </wps:txbx>
                        <wps:bodyPr horzOverflow="overflow" vert="horz" lIns="0" tIns="0" rIns="0" bIns="0" rtlCol="0">
                          <a:noAutofit/>
                        </wps:bodyPr>
                      </wps:wsp>
                      <wps:wsp>
                        <wps:cNvPr id="1707" name="Shape 1707"/>
                        <wps:cNvSpPr/>
                        <wps:spPr>
                          <a:xfrm>
                            <a:off x="2961129" y="1222797"/>
                            <a:ext cx="1150307" cy="0"/>
                          </a:xfrm>
                          <a:custGeom>
                            <a:avLst/>
                            <a:gdLst/>
                            <a:ahLst/>
                            <a:cxnLst/>
                            <a:rect l="0" t="0" r="0" b="0"/>
                            <a:pathLst>
                              <a:path w="1150307">
                                <a:moveTo>
                                  <a:pt x="0" y="0"/>
                                </a:moveTo>
                                <a:lnTo>
                                  <a:pt x="1150307"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708" name="Shape 1708"/>
                        <wps:cNvSpPr/>
                        <wps:spPr>
                          <a:xfrm>
                            <a:off x="2961129" y="699916"/>
                            <a:ext cx="1150307" cy="0"/>
                          </a:xfrm>
                          <a:custGeom>
                            <a:avLst/>
                            <a:gdLst/>
                            <a:ahLst/>
                            <a:cxnLst/>
                            <a:rect l="0" t="0" r="0" b="0"/>
                            <a:pathLst>
                              <a:path w="1150307">
                                <a:moveTo>
                                  <a:pt x="0" y="0"/>
                                </a:moveTo>
                                <a:lnTo>
                                  <a:pt x="1150307"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709" name="Shape 1709"/>
                        <wps:cNvSpPr/>
                        <wps:spPr>
                          <a:xfrm>
                            <a:off x="3274868" y="386176"/>
                            <a:ext cx="0" cy="1150360"/>
                          </a:xfrm>
                          <a:custGeom>
                            <a:avLst/>
                            <a:gdLst/>
                            <a:ahLst/>
                            <a:cxnLst/>
                            <a:rect l="0" t="0" r="0" b="0"/>
                            <a:pathLst>
                              <a:path h="1150360">
                                <a:moveTo>
                                  <a:pt x="0" y="1150360"/>
                                </a:moveTo>
                                <a:lnTo>
                                  <a:pt x="0"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710" name="Shape 1710"/>
                        <wps:cNvSpPr/>
                        <wps:spPr>
                          <a:xfrm>
                            <a:off x="3797749" y="386176"/>
                            <a:ext cx="0" cy="1150360"/>
                          </a:xfrm>
                          <a:custGeom>
                            <a:avLst/>
                            <a:gdLst/>
                            <a:ahLst/>
                            <a:cxnLst/>
                            <a:rect l="0" t="0" r="0" b="0"/>
                            <a:pathLst>
                              <a:path h="1150360">
                                <a:moveTo>
                                  <a:pt x="0" y="1150360"/>
                                </a:moveTo>
                                <a:lnTo>
                                  <a:pt x="0"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54534" name="Shape 154534"/>
                        <wps:cNvSpPr/>
                        <wps:spPr>
                          <a:xfrm>
                            <a:off x="3536282" y="438449"/>
                            <a:ext cx="522881" cy="522881"/>
                          </a:xfrm>
                          <a:custGeom>
                            <a:avLst/>
                            <a:gdLst/>
                            <a:ahLst/>
                            <a:cxnLst/>
                            <a:rect l="0" t="0" r="0" b="0"/>
                            <a:pathLst>
                              <a:path w="522881" h="522881">
                                <a:moveTo>
                                  <a:pt x="0" y="0"/>
                                </a:moveTo>
                                <a:lnTo>
                                  <a:pt x="522881" y="0"/>
                                </a:lnTo>
                                <a:lnTo>
                                  <a:pt x="522881" y="522881"/>
                                </a:lnTo>
                                <a:lnTo>
                                  <a:pt x="0" y="522881"/>
                                </a:lnTo>
                                <a:lnTo>
                                  <a:pt x="0" y="0"/>
                                </a:lnTo>
                              </a:path>
                            </a:pathLst>
                          </a:custGeom>
                          <a:ln w="1114" cap="sq">
                            <a:miter lim="127000"/>
                          </a:ln>
                        </wps:spPr>
                        <wps:style>
                          <a:lnRef idx="1">
                            <a:srgbClr val="FFFFFF"/>
                          </a:lnRef>
                          <a:fillRef idx="1">
                            <a:srgbClr val="BDBDBD"/>
                          </a:fillRef>
                          <a:effectRef idx="0">
                            <a:scrgbClr r="0" g="0" b="0"/>
                          </a:effectRef>
                          <a:fontRef idx="none"/>
                        </wps:style>
                        <wps:bodyPr/>
                      </wps:wsp>
                      <wps:wsp>
                        <wps:cNvPr id="154535" name="Shape 154535"/>
                        <wps:cNvSpPr/>
                        <wps:spPr>
                          <a:xfrm>
                            <a:off x="3536282" y="961330"/>
                            <a:ext cx="522881" cy="522881"/>
                          </a:xfrm>
                          <a:custGeom>
                            <a:avLst/>
                            <a:gdLst/>
                            <a:ahLst/>
                            <a:cxnLst/>
                            <a:rect l="0" t="0" r="0" b="0"/>
                            <a:pathLst>
                              <a:path w="522881" h="522881">
                                <a:moveTo>
                                  <a:pt x="0" y="0"/>
                                </a:moveTo>
                                <a:lnTo>
                                  <a:pt x="522881" y="0"/>
                                </a:lnTo>
                                <a:lnTo>
                                  <a:pt x="522881" y="522881"/>
                                </a:lnTo>
                                <a:lnTo>
                                  <a:pt x="0" y="522881"/>
                                </a:lnTo>
                                <a:lnTo>
                                  <a:pt x="0" y="0"/>
                                </a:lnTo>
                              </a:path>
                            </a:pathLst>
                          </a:custGeom>
                          <a:ln w="1114" cap="sq">
                            <a:miter lim="127000"/>
                          </a:ln>
                        </wps:spPr>
                        <wps:style>
                          <a:lnRef idx="1">
                            <a:srgbClr val="FFFFFF"/>
                          </a:lnRef>
                          <a:fillRef idx="1">
                            <a:srgbClr val="FFDCCF"/>
                          </a:fillRef>
                          <a:effectRef idx="0">
                            <a:scrgbClr r="0" g="0" b="0"/>
                          </a:effectRef>
                          <a:fontRef idx="none"/>
                        </wps:style>
                        <wps:bodyPr/>
                      </wps:wsp>
                      <wps:wsp>
                        <wps:cNvPr id="154536" name="Shape 154536"/>
                        <wps:cNvSpPr/>
                        <wps:spPr>
                          <a:xfrm>
                            <a:off x="3013401" y="438449"/>
                            <a:ext cx="522881" cy="522881"/>
                          </a:xfrm>
                          <a:custGeom>
                            <a:avLst/>
                            <a:gdLst/>
                            <a:ahLst/>
                            <a:cxnLst/>
                            <a:rect l="0" t="0" r="0" b="0"/>
                            <a:pathLst>
                              <a:path w="522881" h="522881">
                                <a:moveTo>
                                  <a:pt x="0" y="0"/>
                                </a:moveTo>
                                <a:lnTo>
                                  <a:pt x="522881" y="0"/>
                                </a:lnTo>
                                <a:lnTo>
                                  <a:pt x="522881" y="522881"/>
                                </a:lnTo>
                                <a:lnTo>
                                  <a:pt x="0" y="522881"/>
                                </a:lnTo>
                                <a:lnTo>
                                  <a:pt x="0" y="0"/>
                                </a:lnTo>
                              </a:path>
                            </a:pathLst>
                          </a:custGeom>
                          <a:ln w="1114" cap="sq">
                            <a:miter lim="127000"/>
                          </a:ln>
                        </wps:spPr>
                        <wps:style>
                          <a:lnRef idx="1">
                            <a:srgbClr val="FFFFFF"/>
                          </a:lnRef>
                          <a:fillRef idx="1">
                            <a:srgbClr val="FCFCFC"/>
                          </a:fillRef>
                          <a:effectRef idx="0">
                            <a:scrgbClr r="0" g="0" b="0"/>
                          </a:effectRef>
                          <a:fontRef idx="none"/>
                        </wps:style>
                        <wps:bodyPr/>
                      </wps:wsp>
                      <wps:wsp>
                        <wps:cNvPr id="154537" name="Shape 154537"/>
                        <wps:cNvSpPr/>
                        <wps:spPr>
                          <a:xfrm>
                            <a:off x="3013401" y="961330"/>
                            <a:ext cx="522881" cy="522881"/>
                          </a:xfrm>
                          <a:custGeom>
                            <a:avLst/>
                            <a:gdLst/>
                            <a:ahLst/>
                            <a:cxnLst/>
                            <a:rect l="0" t="0" r="0" b="0"/>
                            <a:pathLst>
                              <a:path w="522881" h="522881">
                                <a:moveTo>
                                  <a:pt x="0" y="0"/>
                                </a:moveTo>
                                <a:lnTo>
                                  <a:pt x="522881" y="0"/>
                                </a:lnTo>
                                <a:lnTo>
                                  <a:pt x="522881" y="522881"/>
                                </a:lnTo>
                                <a:lnTo>
                                  <a:pt x="0" y="522881"/>
                                </a:lnTo>
                                <a:lnTo>
                                  <a:pt x="0" y="0"/>
                                </a:lnTo>
                              </a:path>
                            </a:pathLst>
                          </a:custGeom>
                          <a:ln w="1114" cap="sq">
                            <a:miter lim="127000"/>
                          </a:ln>
                        </wps:spPr>
                        <wps:style>
                          <a:lnRef idx="1">
                            <a:srgbClr val="FFFFFF"/>
                          </a:lnRef>
                          <a:fillRef idx="1">
                            <a:srgbClr val="C3C3C3"/>
                          </a:fillRef>
                          <a:effectRef idx="0">
                            <a:scrgbClr r="0" g="0" b="0"/>
                          </a:effectRef>
                          <a:fontRef idx="none"/>
                        </wps:style>
                        <wps:bodyPr/>
                      </wps:wsp>
                      <wps:wsp>
                        <wps:cNvPr id="137653" name="Rectangle 137653"/>
                        <wps:cNvSpPr/>
                        <wps:spPr>
                          <a:xfrm>
                            <a:off x="3647248" y="602759"/>
                            <a:ext cx="200139" cy="332965"/>
                          </a:xfrm>
                          <a:prstGeom prst="rect">
                            <a:avLst/>
                          </a:prstGeom>
                          <a:ln>
                            <a:noFill/>
                          </a:ln>
                        </wps:spPr>
                        <wps:txbx>
                          <w:txbxContent>
                            <w:p w14:paraId="284B2016" w14:textId="77777777" w:rsidR="00DA2B11" w:rsidRDefault="004C3EA9">
                              <w:pPr>
                                <w:spacing w:after="160" w:line="259" w:lineRule="auto"/>
                                <w:ind w:left="0" w:right="0" w:firstLine="0"/>
                                <w:jc w:val="left"/>
                              </w:pPr>
                              <w:r>
                                <w:rPr>
                                  <w:rFonts w:ascii="Arial" w:eastAsia="Arial" w:hAnsi="Arial" w:cs="Arial"/>
                                  <w:sz w:val="43"/>
                                </w:rPr>
                                <w:t>3</w:t>
                              </w:r>
                            </w:p>
                          </w:txbxContent>
                        </wps:txbx>
                        <wps:bodyPr horzOverflow="overflow" vert="horz" lIns="0" tIns="0" rIns="0" bIns="0" rtlCol="0">
                          <a:noAutofit/>
                        </wps:bodyPr>
                      </wps:wsp>
                      <wps:wsp>
                        <wps:cNvPr id="137656" name="Rectangle 137656"/>
                        <wps:cNvSpPr/>
                        <wps:spPr>
                          <a:xfrm>
                            <a:off x="3797728" y="602759"/>
                            <a:ext cx="200138" cy="332965"/>
                          </a:xfrm>
                          <a:prstGeom prst="rect">
                            <a:avLst/>
                          </a:prstGeom>
                          <a:ln>
                            <a:noFill/>
                          </a:ln>
                        </wps:spPr>
                        <wps:txbx>
                          <w:txbxContent>
                            <w:p w14:paraId="4DAE9EDD" w14:textId="77777777" w:rsidR="00DA2B11" w:rsidRDefault="004C3EA9">
                              <w:pPr>
                                <w:spacing w:after="160" w:line="259" w:lineRule="auto"/>
                                <w:ind w:left="0" w:right="0" w:firstLine="0"/>
                                <w:jc w:val="left"/>
                              </w:pPr>
                              <w:r>
                                <w:rPr>
                                  <w:rFonts w:ascii="Arial" w:eastAsia="Arial" w:hAnsi="Arial" w:cs="Arial"/>
                                  <w:sz w:val="43"/>
                                </w:rPr>
                                <w:t>2</w:t>
                              </w:r>
                            </w:p>
                          </w:txbxContent>
                        </wps:txbx>
                        <wps:bodyPr horzOverflow="overflow" vert="horz" lIns="0" tIns="0" rIns="0" bIns="0" rtlCol="0">
                          <a:noAutofit/>
                        </wps:bodyPr>
                      </wps:wsp>
                      <wps:wsp>
                        <wps:cNvPr id="1716" name="Rectangle 1716"/>
                        <wps:cNvSpPr/>
                        <wps:spPr>
                          <a:xfrm>
                            <a:off x="3722499" y="1125640"/>
                            <a:ext cx="200139" cy="332964"/>
                          </a:xfrm>
                          <a:prstGeom prst="rect">
                            <a:avLst/>
                          </a:prstGeom>
                          <a:ln>
                            <a:noFill/>
                          </a:ln>
                        </wps:spPr>
                        <wps:txbx>
                          <w:txbxContent>
                            <w:p w14:paraId="180FC667" w14:textId="77777777" w:rsidR="00DA2B11" w:rsidRDefault="004C3EA9">
                              <w:pPr>
                                <w:spacing w:after="160" w:line="259" w:lineRule="auto"/>
                                <w:ind w:left="0" w:right="0" w:firstLine="0"/>
                                <w:jc w:val="left"/>
                              </w:pPr>
                              <w:r>
                                <w:rPr>
                                  <w:rFonts w:ascii="Arial" w:eastAsia="Arial" w:hAnsi="Arial" w:cs="Arial"/>
                                  <w:sz w:val="43"/>
                                </w:rPr>
                                <w:t>0</w:t>
                              </w:r>
                            </w:p>
                          </w:txbxContent>
                        </wps:txbx>
                        <wps:bodyPr horzOverflow="overflow" vert="horz" lIns="0" tIns="0" rIns="0" bIns="0" rtlCol="0">
                          <a:noAutofit/>
                        </wps:bodyPr>
                      </wps:wsp>
                      <wps:wsp>
                        <wps:cNvPr id="1717" name="Rectangle 1717"/>
                        <wps:cNvSpPr/>
                        <wps:spPr>
                          <a:xfrm>
                            <a:off x="3199618" y="602759"/>
                            <a:ext cx="200139" cy="332965"/>
                          </a:xfrm>
                          <a:prstGeom prst="rect">
                            <a:avLst/>
                          </a:prstGeom>
                          <a:ln>
                            <a:noFill/>
                          </a:ln>
                        </wps:spPr>
                        <wps:txbx>
                          <w:txbxContent>
                            <w:p w14:paraId="68458D5B" w14:textId="77777777" w:rsidR="00DA2B11" w:rsidRDefault="004C3EA9">
                              <w:pPr>
                                <w:spacing w:after="160" w:line="259" w:lineRule="auto"/>
                                <w:ind w:left="0" w:right="0" w:firstLine="0"/>
                                <w:jc w:val="left"/>
                              </w:pPr>
                              <w:r>
                                <w:rPr>
                                  <w:rFonts w:ascii="Arial" w:eastAsia="Arial" w:hAnsi="Arial" w:cs="Arial"/>
                                  <w:sz w:val="43"/>
                                </w:rPr>
                                <w:t>6</w:t>
                              </w:r>
                            </w:p>
                          </w:txbxContent>
                        </wps:txbx>
                        <wps:bodyPr horzOverflow="overflow" vert="horz" lIns="0" tIns="0" rIns="0" bIns="0" rtlCol="0">
                          <a:noAutofit/>
                        </wps:bodyPr>
                      </wps:wsp>
                      <wps:wsp>
                        <wps:cNvPr id="137651" name="Rectangle 137651"/>
                        <wps:cNvSpPr/>
                        <wps:spPr>
                          <a:xfrm>
                            <a:off x="3124367" y="1125639"/>
                            <a:ext cx="200139" cy="332965"/>
                          </a:xfrm>
                          <a:prstGeom prst="rect">
                            <a:avLst/>
                          </a:prstGeom>
                          <a:ln>
                            <a:noFill/>
                          </a:ln>
                        </wps:spPr>
                        <wps:txbx>
                          <w:txbxContent>
                            <w:p w14:paraId="51B952E0" w14:textId="77777777" w:rsidR="00DA2B11" w:rsidRDefault="004C3EA9">
                              <w:pPr>
                                <w:spacing w:after="160" w:line="259" w:lineRule="auto"/>
                                <w:ind w:left="0" w:right="0" w:firstLine="0"/>
                                <w:jc w:val="left"/>
                              </w:pPr>
                              <w:r>
                                <w:rPr>
                                  <w:rFonts w:ascii="Arial" w:eastAsia="Arial" w:hAnsi="Arial" w:cs="Arial"/>
                                  <w:sz w:val="43"/>
                                </w:rPr>
                                <w:t>3</w:t>
                              </w:r>
                            </w:p>
                          </w:txbxContent>
                        </wps:txbx>
                        <wps:bodyPr horzOverflow="overflow" vert="horz" lIns="0" tIns="0" rIns="0" bIns="0" rtlCol="0">
                          <a:noAutofit/>
                        </wps:bodyPr>
                      </wps:wsp>
                      <wps:wsp>
                        <wps:cNvPr id="137652" name="Rectangle 137652"/>
                        <wps:cNvSpPr/>
                        <wps:spPr>
                          <a:xfrm>
                            <a:off x="3274847" y="1125639"/>
                            <a:ext cx="200138" cy="332965"/>
                          </a:xfrm>
                          <a:prstGeom prst="rect">
                            <a:avLst/>
                          </a:prstGeom>
                          <a:ln>
                            <a:noFill/>
                          </a:ln>
                        </wps:spPr>
                        <wps:txbx>
                          <w:txbxContent>
                            <w:p w14:paraId="08F08FE1" w14:textId="77777777" w:rsidR="00DA2B11" w:rsidRDefault="004C3EA9">
                              <w:pPr>
                                <w:spacing w:after="160" w:line="259" w:lineRule="auto"/>
                                <w:ind w:left="0" w:right="0" w:firstLine="0"/>
                                <w:jc w:val="left"/>
                              </w:pPr>
                              <w:r>
                                <w:rPr>
                                  <w:rFonts w:ascii="Arial" w:eastAsia="Arial" w:hAnsi="Arial" w:cs="Arial"/>
                                  <w:sz w:val="43"/>
                                </w:rPr>
                                <w:t>0</w:t>
                              </w:r>
                            </w:p>
                          </w:txbxContent>
                        </wps:txbx>
                        <wps:bodyPr horzOverflow="overflow" vert="horz" lIns="0" tIns="0" rIns="0" bIns="0" rtlCol="0">
                          <a:noAutofit/>
                        </wps:bodyPr>
                      </wps:wsp>
                      <wps:wsp>
                        <wps:cNvPr id="1719" name="Shape 1719"/>
                        <wps:cNvSpPr/>
                        <wps:spPr>
                          <a:xfrm>
                            <a:off x="2961129" y="386176"/>
                            <a:ext cx="1150360" cy="1150360"/>
                          </a:xfrm>
                          <a:custGeom>
                            <a:avLst/>
                            <a:gdLst/>
                            <a:ahLst/>
                            <a:cxnLst/>
                            <a:rect l="0" t="0" r="0" b="0"/>
                            <a:pathLst>
                              <a:path w="1150360" h="1150360">
                                <a:moveTo>
                                  <a:pt x="0" y="1150360"/>
                                </a:moveTo>
                                <a:lnTo>
                                  <a:pt x="1150360" y="1150360"/>
                                </a:lnTo>
                                <a:lnTo>
                                  <a:pt x="1150360" y="0"/>
                                </a:lnTo>
                                <a:lnTo>
                                  <a:pt x="0" y="0"/>
                                </a:lnTo>
                                <a:close/>
                              </a:path>
                            </a:pathLst>
                          </a:custGeom>
                          <a:ln w="9287" cap="rnd">
                            <a:round/>
                          </a:ln>
                        </wps:spPr>
                        <wps:style>
                          <a:lnRef idx="1">
                            <a:srgbClr val="333333"/>
                          </a:lnRef>
                          <a:fillRef idx="0">
                            <a:srgbClr val="000000">
                              <a:alpha val="0"/>
                            </a:srgbClr>
                          </a:fillRef>
                          <a:effectRef idx="0">
                            <a:scrgbClr r="0" g="0" b="0"/>
                          </a:effectRef>
                          <a:fontRef idx="none"/>
                        </wps:style>
                        <wps:bodyPr/>
                      </wps:wsp>
                      <wps:wsp>
                        <wps:cNvPr id="154538" name="Shape 154538"/>
                        <wps:cNvSpPr/>
                        <wps:spPr>
                          <a:xfrm>
                            <a:off x="4111436" y="386176"/>
                            <a:ext cx="148909" cy="1150360"/>
                          </a:xfrm>
                          <a:custGeom>
                            <a:avLst/>
                            <a:gdLst/>
                            <a:ahLst/>
                            <a:cxnLst/>
                            <a:rect l="0" t="0" r="0" b="0"/>
                            <a:pathLst>
                              <a:path w="148909" h="1150360">
                                <a:moveTo>
                                  <a:pt x="0" y="0"/>
                                </a:moveTo>
                                <a:lnTo>
                                  <a:pt x="148909" y="0"/>
                                </a:lnTo>
                                <a:lnTo>
                                  <a:pt x="148909" y="1150360"/>
                                </a:lnTo>
                                <a:lnTo>
                                  <a:pt x="0" y="1150360"/>
                                </a:lnTo>
                                <a:lnTo>
                                  <a:pt x="0" y="0"/>
                                </a:lnTo>
                              </a:path>
                            </a:pathLst>
                          </a:custGeom>
                          <a:ln w="9287" cap="rnd">
                            <a:round/>
                          </a:ln>
                        </wps:spPr>
                        <wps:style>
                          <a:lnRef idx="1">
                            <a:srgbClr val="333333"/>
                          </a:lnRef>
                          <a:fillRef idx="1">
                            <a:srgbClr val="D9D9D9"/>
                          </a:fillRef>
                          <a:effectRef idx="0">
                            <a:scrgbClr r="0" g="0" b="0"/>
                          </a:effectRef>
                          <a:fontRef idx="none"/>
                        </wps:style>
                        <wps:bodyPr/>
                      </wps:wsp>
                      <wps:wsp>
                        <wps:cNvPr id="1721" name="Rectangle 1721"/>
                        <wps:cNvSpPr/>
                        <wps:spPr>
                          <a:xfrm rot="5399999">
                            <a:off x="3996688" y="957887"/>
                            <a:ext cx="340411" cy="91402"/>
                          </a:xfrm>
                          <a:prstGeom prst="rect">
                            <a:avLst/>
                          </a:prstGeom>
                          <a:ln>
                            <a:noFill/>
                          </a:ln>
                        </wps:spPr>
                        <wps:txbx>
                          <w:txbxContent>
                            <w:p w14:paraId="30411EE4" w14:textId="77777777" w:rsidR="00DA2B11" w:rsidRDefault="004C3EA9">
                              <w:pPr>
                                <w:spacing w:after="160" w:line="259" w:lineRule="auto"/>
                                <w:ind w:left="0" w:right="0" w:firstLine="0"/>
                                <w:jc w:val="left"/>
                              </w:pPr>
                              <w:r>
                                <w:rPr>
                                  <w:rFonts w:ascii="Arial" w:eastAsia="Arial" w:hAnsi="Arial" w:cs="Arial"/>
                                  <w:color w:val="1A1A1A"/>
                                  <w:sz w:val="12"/>
                                </w:rPr>
                                <w:t>Radium</w:t>
                              </w:r>
                            </w:p>
                          </w:txbxContent>
                        </wps:txbx>
                        <wps:bodyPr horzOverflow="overflow" vert="horz" lIns="0" tIns="0" rIns="0" bIns="0" rtlCol="0">
                          <a:noAutofit/>
                        </wps:bodyPr>
                      </wps:wsp>
                      <wps:wsp>
                        <wps:cNvPr id="1722" name="Shape 1722"/>
                        <wps:cNvSpPr/>
                        <wps:spPr>
                          <a:xfrm>
                            <a:off x="3274868" y="1536537"/>
                            <a:ext cx="0" cy="23775"/>
                          </a:xfrm>
                          <a:custGeom>
                            <a:avLst/>
                            <a:gdLst/>
                            <a:ahLst/>
                            <a:cxnLst/>
                            <a:rect l="0" t="0" r="0" b="0"/>
                            <a:pathLst>
                              <a:path h="23775">
                                <a:moveTo>
                                  <a:pt x="0" y="23775"/>
                                </a:moveTo>
                                <a:lnTo>
                                  <a:pt x="0"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1723" name="Shape 1723"/>
                        <wps:cNvSpPr/>
                        <wps:spPr>
                          <a:xfrm>
                            <a:off x="3797749" y="1536537"/>
                            <a:ext cx="0" cy="23775"/>
                          </a:xfrm>
                          <a:custGeom>
                            <a:avLst/>
                            <a:gdLst/>
                            <a:ahLst/>
                            <a:cxnLst/>
                            <a:rect l="0" t="0" r="0" b="0"/>
                            <a:pathLst>
                              <a:path h="23775">
                                <a:moveTo>
                                  <a:pt x="0" y="23775"/>
                                </a:moveTo>
                                <a:lnTo>
                                  <a:pt x="0"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1724" name="Rectangle 1724"/>
                        <wps:cNvSpPr/>
                        <wps:spPr>
                          <a:xfrm>
                            <a:off x="3046781" y="1579352"/>
                            <a:ext cx="606613" cy="91402"/>
                          </a:xfrm>
                          <a:prstGeom prst="rect">
                            <a:avLst/>
                          </a:prstGeom>
                          <a:ln>
                            <a:noFill/>
                          </a:ln>
                        </wps:spPr>
                        <wps:txbx>
                          <w:txbxContent>
                            <w:p w14:paraId="4E922E5C" w14:textId="77777777" w:rsidR="00DA2B11" w:rsidRDefault="004C3EA9">
                              <w:pPr>
                                <w:spacing w:after="160" w:line="259" w:lineRule="auto"/>
                                <w:ind w:left="0" w:right="0" w:firstLine="0"/>
                                <w:jc w:val="left"/>
                              </w:pPr>
                              <w:proofErr w:type="spellStart"/>
                              <w:r>
                                <w:rPr>
                                  <w:rFonts w:ascii="Arial" w:eastAsia="Arial" w:hAnsi="Arial" w:cs="Arial"/>
                                  <w:color w:val="4D4D4D"/>
                                  <w:sz w:val="12"/>
                                </w:rPr>
                                <w:t>UnMethylated</w:t>
                              </w:r>
                              <w:proofErr w:type="spellEnd"/>
                            </w:p>
                          </w:txbxContent>
                        </wps:txbx>
                        <wps:bodyPr horzOverflow="overflow" vert="horz" lIns="0" tIns="0" rIns="0" bIns="0" rtlCol="0">
                          <a:noAutofit/>
                        </wps:bodyPr>
                      </wps:wsp>
                      <wps:wsp>
                        <wps:cNvPr id="1725" name="Rectangle 1725"/>
                        <wps:cNvSpPr/>
                        <wps:spPr>
                          <a:xfrm>
                            <a:off x="3617158" y="1579352"/>
                            <a:ext cx="480330" cy="91402"/>
                          </a:xfrm>
                          <a:prstGeom prst="rect">
                            <a:avLst/>
                          </a:prstGeom>
                          <a:ln>
                            <a:noFill/>
                          </a:ln>
                        </wps:spPr>
                        <wps:txbx>
                          <w:txbxContent>
                            <w:p w14:paraId="596F9174" w14:textId="77777777" w:rsidR="00DA2B11" w:rsidRDefault="004C3EA9">
                              <w:pPr>
                                <w:spacing w:after="160" w:line="259" w:lineRule="auto"/>
                                <w:ind w:left="0" w:right="0" w:firstLine="0"/>
                                <w:jc w:val="left"/>
                              </w:pPr>
                              <w:r>
                                <w:rPr>
                                  <w:rFonts w:ascii="Arial" w:eastAsia="Arial" w:hAnsi="Arial" w:cs="Arial"/>
                                  <w:color w:val="4D4D4D"/>
                                  <w:sz w:val="12"/>
                                </w:rPr>
                                <w:t>Methylated</w:t>
                              </w:r>
                            </w:p>
                          </w:txbxContent>
                        </wps:txbx>
                        <wps:bodyPr horzOverflow="overflow" vert="horz" lIns="0" tIns="0" rIns="0" bIns="0" rtlCol="0">
                          <a:noAutofit/>
                        </wps:bodyPr>
                      </wps:wsp>
                      <wps:wsp>
                        <wps:cNvPr id="1726" name="Rectangle 1726"/>
                        <wps:cNvSpPr/>
                        <wps:spPr>
                          <a:xfrm>
                            <a:off x="2462182" y="1196146"/>
                            <a:ext cx="606613" cy="91403"/>
                          </a:xfrm>
                          <a:prstGeom prst="rect">
                            <a:avLst/>
                          </a:prstGeom>
                          <a:ln>
                            <a:noFill/>
                          </a:ln>
                        </wps:spPr>
                        <wps:txbx>
                          <w:txbxContent>
                            <w:p w14:paraId="3C0DC362" w14:textId="77777777" w:rsidR="00DA2B11" w:rsidRDefault="004C3EA9">
                              <w:pPr>
                                <w:spacing w:after="160" w:line="259" w:lineRule="auto"/>
                                <w:ind w:left="0" w:right="0" w:firstLine="0"/>
                                <w:jc w:val="left"/>
                              </w:pPr>
                              <w:proofErr w:type="spellStart"/>
                              <w:r>
                                <w:rPr>
                                  <w:rFonts w:ascii="Arial" w:eastAsia="Arial" w:hAnsi="Arial" w:cs="Arial"/>
                                  <w:color w:val="4D4D4D"/>
                                  <w:sz w:val="12"/>
                                </w:rPr>
                                <w:t>UnMethylated</w:t>
                              </w:r>
                              <w:proofErr w:type="spellEnd"/>
                            </w:p>
                          </w:txbxContent>
                        </wps:txbx>
                        <wps:bodyPr horzOverflow="overflow" vert="horz" lIns="0" tIns="0" rIns="0" bIns="0" rtlCol="0">
                          <a:noAutofit/>
                        </wps:bodyPr>
                      </wps:wsp>
                      <wps:wsp>
                        <wps:cNvPr id="1727" name="Rectangle 1727"/>
                        <wps:cNvSpPr/>
                        <wps:spPr>
                          <a:xfrm>
                            <a:off x="2557121" y="673265"/>
                            <a:ext cx="480330" cy="91403"/>
                          </a:xfrm>
                          <a:prstGeom prst="rect">
                            <a:avLst/>
                          </a:prstGeom>
                          <a:ln>
                            <a:noFill/>
                          </a:ln>
                        </wps:spPr>
                        <wps:txbx>
                          <w:txbxContent>
                            <w:p w14:paraId="58929134" w14:textId="77777777" w:rsidR="00DA2B11" w:rsidRDefault="004C3EA9">
                              <w:pPr>
                                <w:spacing w:after="160" w:line="259" w:lineRule="auto"/>
                                <w:ind w:left="0" w:right="0" w:firstLine="0"/>
                                <w:jc w:val="left"/>
                              </w:pPr>
                              <w:r>
                                <w:rPr>
                                  <w:rFonts w:ascii="Arial" w:eastAsia="Arial" w:hAnsi="Arial" w:cs="Arial"/>
                                  <w:color w:val="4D4D4D"/>
                                  <w:sz w:val="12"/>
                                </w:rPr>
                                <w:t>Methylated</w:t>
                              </w:r>
                            </w:p>
                          </w:txbxContent>
                        </wps:txbx>
                        <wps:bodyPr horzOverflow="overflow" vert="horz" lIns="0" tIns="0" rIns="0" bIns="0" rtlCol="0">
                          <a:noAutofit/>
                        </wps:bodyPr>
                      </wps:wsp>
                      <wps:wsp>
                        <wps:cNvPr id="1728" name="Shape 1728"/>
                        <wps:cNvSpPr/>
                        <wps:spPr>
                          <a:xfrm>
                            <a:off x="2937301" y="1222797"/>
                            <a:ext cx="23828" cy="0"/>
                          </a:xfrm>
                          <a:custGeom>
                            <a:avLst/>
                            <a:gdLst/>
                            <a:ahLst/>
                            <a:cxnLst/>
                            <a:rect l="0" t="0" r="0" b="0"/>
                            <a:pathLst>
                              <a:path w="23828">
                                <a:moveTo>
                                  <a:pt x="0" y="0"/>
                                </a:moveTo>
                                <a:lnTo>
                                  <a:pt x="23828"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1729" name="Shape 1729"/>
                        <wps:cNvSpPr/>
                        <wps:spPr>
                          <a:xfrm>
                            <a:off x="2937301" y="699916"/>
                            <a:ext cx="23828" cy="0"/>
                          </a:xfrm>
                          <a:custGeom>
                            <a:avLst/>
                            <a:gdLst/>
                            <a:ahLst/>
                            <a:cxnLst/>
                            <a:rect l="0" t="0" r="0" b="0"/>
                            <a:pathLst>
                              <a:path w="23828">
                                <a:moveTo>
                                  <a:pt x="0" y="0"/>
                                </a:moveTo>
                                <a:lnTo>
                                  <a:pt x="23828"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1730" name="Rectangle 1730"/>
                        <wps:cNvSpPr/>
                        <wps:spPr>
                          <a:xfrm>
                            <a:off x="3237030" y="1675925"/>
                            <a:ext cx="796066" cy="117517"/>
                          </a:xfrm>
                          <a:prstGeom prst="rect">
                            <a:avLst/>
                          </a:prstGeom>
                          <a:ln>
                            <a:noFill/>
                          </a:ln>
                        </wps:spPr>
                        <wps:txbx>
                          <w:txbxContent>
                            <w:p w14:paraId="71B6BDE1" w14:textId="77777777" w:rsidR="00DA2B11" w:rsidRDefault="004C3EA9">
                              <w:pPr>
                                <w:spacing w:after="160" w:line="259" w:lineRule="auto"/>
                                <w:ind w:left="0" w:right="0" w:firstLine="0"/>
                                <w:jc w:val="left"/>
                              </w:pPr>
                              <w:proofErr w:type="spellStart"/>
                              <w:r>
                                <w:rPr>
                                  <w:rFonts w:ascii="Arial" w:eastAsia="Arial" w:hAnsi="Arial" w:cs="Arial"/>
                                  <w:sz w:val="15"/>
                                </w:rPr>
                                <w:t>Known_status</w:t>
                              </w:r>
                              <w:proofErr w:type="spellEnd"/>
                            </w:p>
                          </w:txbxContent>
                        </wps:txbx>
                        <wps:bodyPr horzOverflow="overflow" vert="horz" lIns="0" tIns="0" rIns="0" bIns="0" rtlCol="0">
                          <a:noAutofit/>
                        </wps:bodyPr>
                      </wps:wsp>
                      <wps:wsp>
                        <wps:cNvPr id="1731" name="Rectangle 1731"/>
                        <wps:cNvSpPr/>
                        <wps:spPr>
                          <a:xfrm rot="-5399999">
                            <a:off x="1920603" y="782576"/>
                            <a:ext cx="967450" cy="117517"/>
                          </a:xfrm>
                          <a:prstGeom prst="rect">
                            <a:avLst/>
                          </a:prstGeom>
                          <a:ln>
                            <a:noFill/>
                          </a:ln>
                        </wps:spPr>
                        <wps:txbx>
                          <w:txbxContent>
                            <w:p w14:paraId="1BE736E0" w14:textId="77777777" w:rsidR="00DA2B11" w:rsidRDefault="004C3EA9">
                              <w:pPr>
                                <w:spacing w:after="160" w:line="259" w:lineRule="auto"/>
                                <w:ind w:left="0" w:right="0" w:firstLine="0"/>
                                <w:jc w:val="left"/>
                              </w:pPr>
                              <w:proofErr w:type="spellStart"/>
                              <w:r>
                                <w:rPr>
                                  <w:rFonts w:ascii="Arial" w:eastAsia="Arial" w:hAnsi="Arial" w:cs="Arial"/>
                                  <w:sz w:val="15"/>
                                </w:rPr>
                                <w:t>Nanopore_status</w:t>
                              </w:r>
                              <w:proofErr w:type="spellEnd"/>
                            </w:p>
                          </w:txbxContent>
                        </wps:txbx>
                        <wps:bodyPr horzOverflow="overflow" vert="horz" lIns="0" tIns="0" rIns="0" bIns="0" rtlCol="0">
                          <a:noAutofit/>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38872" style="width:335.46pt;height:163.034pt;mso-position-horizontal-relative:char;mso-position-vertical-relative:line" coordsize="42603,20705">
                <v:shape id="Shape 1610" style="position:absolute;width:20629;height:0;left:1675;top:16596;" coordsize="2062988,0" path="m0,0l2062988,0">
                  <v:stroke weight="0.253096pt" endcap="flat" joinstyle="round" on="true" color="#ebebeb"/>
                  <v:fill on="false" color="#000000" opacity="0"/>
                </v:shape>
                <v:shape id="Shape 1611" style="position:absolute;width:20629;height:0;left:1675;top:11795;" coordsize="2062988,0" path="m0,0l2062988,0">
                  <v:stroke weight="0.253096pt" endcap="flat" joinstyle="round" on="true" color="#ebebeb"/>
                  <v:fill on="false" color="#000000" opacity="0"/>
                </v:shape>
                <v:shape id="Shape 1612" style="position:absolute;width:20629;height:0;left:1675;top:6993;" coordsize="2062988,0" path="m0,0l2062988,0">
                  <v:stroke weight="0.253096pt" endcap="flat" joinstyle="round" on="true" color="#ebebeb"/>
                  <v:fill on="false" color="#000000" opacity="0"/>
                </v:shape>
                <v:shape id="Shape 1613" style="position:absolute;width:20629;height:0;left:1675;top:2193;" coordsize="2062988,0" path="m0,0l2062988,0">
                  <v:stroke weight="0.253096pt" endcap="flat" joinstyle="round" on="true" color="#ebebeb"/>
                  <v:fill on="false" color="#000000" opacity="0"/>
                </v:shape>
                <v:shape id="Shape 1614" style="position:absolute;width:20629;height:0;left:1675;top:18996;" coordsize="2062988,0" path="m0,0l2062988,0">
                  <v:stroke weight="0.510968pt" endcap="flat" joinstyle="round" on="true" color="#ebebeb"/>
                  <v:fill on="false" color="#000000" opacity="0"/>
                </v:shape>
                <v:shape id="Shape 1615" style="position:absolute;width:20629;height:0;left:1675;top:14195;" coordsize="2062988,0" path="m0,0l2062988,0">
                  <v:stroke weight="0.510968pt" endcap="flat" joinstyle="round" on="true" color="#ebebeb"/>
                  <v:fill on="false" color="#000000" opacity="0"/>
                </v:shape>
                <v:shape id="Shape 1616" style="position:absolute;width:20629;height:0;left:1675;top:9394;" coordsize="2062988,0" path="m0,0l2062988,0">
                  <v:stroke weight="0.510968pt" endcap="flat" joinstyle="round" on="true" color="#ebebeb"/>
                  <v:fill on="false" color="#000000" opacity="0"/>
                </v:shape>
                <v:shape id="Shape 1617" style="position:absolute;width:20629;height:0;left:1675;top:4593;" coordsize="2062988,0" path="m0,0l2062988,0">
                  <v:stroke weight="0.510968pt" endcap="flat" joinstyle="round" on="true" color="#ebebeb"/>
                  <v:fill on="false" color="#000000" opacity="0"/>
                </v:shape>
                <v:shape id="Shape 1618" style="position:absolute;width:0;height:19901;left:7301;top:0;" coordsize="0,1990151" path="m0,1990151l0,0">
                  <v:stroke weight="0.510968pt" endcap="flat" joinstyle="round" on="true" color="#ebebeb"/>
                  <v:fill on="false" color="#000000" opacity="0"/>
                </v:shape>
                <v:shape id="Shape 1619" style="position:absolute;width:0;height:19901;left:16679;top:0;" coordsize="0,1990151" path="m0,1990151l0,0">
                  <v:stroke weight="0.510968pt" endcap="flat" joinstyle="round" on="true" color="#ebebeb"/>
                  <v:fill on="false" color="#000000" opacity="0"/>
                </v:shape>
                <v:shape id="Shape 1620" style="position:absolute;width:20629;height:0;left:1675;top:17268;" coordsize="2062988,0" path="m0,0l2062988,0">
                  <v:stroke weight="0.510968pt" endcap="flat" joinstyle="round" on="true" color="#000000"/>
                  <v:fill on="false" color="#000000" opacity="0"/>
                </v:shape>
                <v:shape id="Shape 1621" style="position:absolute;width:630;height:630;left:6987;top:11479;" coordsize="63013,63013" path="m31476,0c48821,0,63013,14192,63013,31537c63013,48821,48821,63013,31476,63013c14192,63013,0,48821,0,31537c0,14192,14192,0,31476,0x">
                  <v:stroke weight="0.339053pt" endcap="round" joinstyle="round" on="true" color="#e31a1c" opacity="0.698039"/>
                  <v:fill on="true" color="#e31a1c" opacity="0.698039"/>
                </v:shape>
                <v:shape id="Shape 1622" style="position:absolute;width:630;height:629;left:7436;top:9422;" coordsize="63013,62952" path="m31537,0c48821,0,63013,14131,63013,31476c63013,48821,48821,62952,31537,62952c14192,62952,0,48821,0,31476c0,14131,14192,0,31537,0x">
                  <v:stroke weight="0.339053pt" endcap="round" joinstyle="round" on="true" color="#e31a1c" opacity="0.698039"/>
                  <v:fill on="true" color="#e31a1c" opacity="0.698039"/>
                </v:shape>
                <v:shape id="Shape 1623" style="position:absolute;width:630;height:630;left:6987;top:13423;" coordsize="63013,63012" path="m31476,0c48821,0,63013,14191,63013,31536c63013,48821,48821,63012,31476,63012c14192,63012,0,48821,0,31536c0,14191,14192,0,31476,0x">
                  <v:stroke weight="0.339053pt" endcap="round" joinstyle="round" on="true" color="#e31a1c" opacity="0.698039"/>
                  <v:fill on="true" color="#e31a1c" opacity="0.698039"/>
                </v:shape>
                <v:shape id="Shape 1624" style="position:absolute;width:630;height:630;left:7643;top:13423;" coordsize="63013,63012" path="m31537,0c48821,0,63013,14191,63013,31536c63013,48821,48821,63012,31537,63012c14192,63012,0,48821,0,31536c0,14191,14192,0,31537,0x">
                  <v:stroke weight="0.339053pt" endcap="round" joinstyle="round" on="true" color="#e31a1c" opacity="0.698039"/>
                  <v:fill on="true" color="#e31a1c" opacity="0.698039"/>
                </v:shape>
                <v:shape id="Shape 1625" style="position:absolute;width:630;height:630;left:6987;top:9883;" coordsize="63013,63013" path="m31476,0c48821,0,63013,14191,63013,31537c63013,48821,48821,63013,31476,63013c14192,63013,0,48821,0,31537c0,14191,14192,0,31476,0x">
                  <v:stroke weight="0.339053pt" endcap="round" joinstyle="round" on="true" color="#e31a1c" opacity="0.698039"/>
                  <v:fill on="true" color="#e31a1c" opacity="0.698039"/>
                </v:shape>
                <v:shape id="Shape 1626" style="position:absolute;width:630;height:629;left:6987;top:14653;" coordsize="63013,62952" path="m31476,0c48821,0,63013,14131,63013,31476c63013,48821,48821,62952,31476,62952c14192,62952,0,48821,0,31476c0,14131,14192,0,31476,0x">
                  <v:stroke weight="0.339053pt" endcap="round" joinstyle="round" on="true" color="#e31a1c" opacity="0.698039"/>
                  <v:fill on="true" color="#e31a1c" opacity="0.698039"/>
                </v:shape>
                <v:shape id="Shape 1627" style="position:absolute;width:630;height:629;left:7592;top:14408;" coordsize="63013,62952" path="m31476,0c48821,0,63013,14131,63013,31476c63013,48821,48821,62952,31476,62952c14192,62952,0,48821,0,31476c0,14131,14192,0,31476,0x">
                  <v:stroke weight="0.339053pt" endcap="round" joinstyle="round" on="true" color="#e31a1c" opacity="0.698039"/>
                  <v:fill on="true" color="#e31a1c" opacity="0.698039"/>
                </v:shape>
                <v:shape id="Shape 1628" style="position:absolute;width:630;height:629;left:7602;top:10309;" coordsize="63013,62952" path="m31476,0c48821,0,63013,14131,63013,31476c63013,48821,48821,62952,31476,62952c14191,62952,0,48821,0,31476c0,14131,14191,0,31476,0x">
                  <v:stroke weight="0.339053pt" endcap="round" joinstyle="round" on="true" color="#e31a1c" opacity="0.698039"/>
                  <v:fill on="true" color="#e31a1c" opacity="0.698039"/>
                </v:shape>
                <v:shape id="Shape 1629" style="position:absolute;width:630;height:630;left:6073;top:11425;" coordsize="63013,63013" path="m31537,0c48821,0,63013,14192,63013,31537c63013,48821,48821,63013,31537,63013c14192,63013,0,48821,0,31537c0,14192,14192,0,31537,0x">
                  <v:stroke weight="0.339053pt" endcap="round" joinstyle="round" on="true" color="#e31a1c" opacity="0.698039"/>
                  <v:fill on="true" color="#e31a1c" opacity="0.698039"/>
                </v:shape>
                <v:shape id="Shape 1630" style="position:absolute;width:630;height:630;left:6987;top:7285;" coordsize="63013,63013" path="m31476,0c48821,0,63013,14192,63013,31537c63013,48882,48821,63013,31476,63013c14192,63013,0,48882,0,31537c0,14192,14192,0,31476,0x">
                  <v:stroke weight="0.339053pt" endcap="round" joinstyle="round" on="true" color="#e31a1c" opacity="0.698039"/>
                  <v:fill on="true" color="#e31a1c" opacity="0.698039"/>
                </v:shape>
                <v:shape id="Shape 1631" style="position:absolute;width:630;height:629;left:6987;top:1130;" coordsize="63013,62952" path="m31476,0c48821,0,63013,14131,63013,31476c63013,48821,48821,62952,31476,62952c14192,62952,0,48821,0,31476c0,14131,14192,0,31476,0x">
                  <v:stroke weight="0.339053pt" endcap="round" joinstyle="round" on="true" color="#e31a1c" opacity="0.698039"/>
                  <v:fill on="true" color="#e31a1c" opacity="0.698039"/>
                </v:shape>
                <v:shape id="Shape 1632" style="position:absolute;width:629;height:629;left:6330;top:1130;" coordsize="62952,62952" path="m31476,0c48821,0,62952,14131,62952,31476c62952,48821,48821,62952,31476,62952c14131,62952,0,48821,0,31476c0,14131,14131,0,31476,0x">
                  <v:stroke weight="0.339053pt" endcap="round" joinstyle="round" on="true" color="#e31a1c" opacity="0.698039"/>
                  <v:fill on="true" color="#e31a1c" opacity="0.698039"/>
                </v:shape>
                <v:shape id="Shape 1633" style="position:absolute;width:630;height:629;left:6987;top:5984;" coordsize="63013,62952" path="m31476,0c48821,0,63013,14131,63013,31476c63013,48821,48821,62952,31476,62952c14192,62952,0,48821,0,31476c0,14131,14192,0,31476,0x">
                  <v:stroke weight="0.339053pt" endcap="round" joinstyle="round" on="true" color="#e31a1c" opacity="0.698039"/>
                  <v:fill on="true" color="#e31a1c" opacity="0.698039"/>
                </v:shape>
                <v:shape id="Shape 1634" style="position:absolute;width:630;height:630;left:7643;top:12105;" coordsize="63013,63013" path="m31476,0c48821,0,63013,14191,63013,31537c63013,48821,48821,63013,31476,63013c14192,63013,0,48821,0,31537c0,14191,14192,0,31476,0x">
                  <v:stroke weight="0.339053pt" endcap="round" joinstyle="round" on="true" color="#e31a1c" opacity="0.698039"/>
                  <v:fill on="true" color="#e31a1c" opacity="0.698039"/>
                </v:shape>
                <v:shape id="Shape 1635" style="position:absolute;width:630;height:629;left:6987;top:5257;" coordsize="63013,62952" path="m31476,0c48821,0,63013,14131,63013,31476c63013,48821,48821,62952,31476,62952c14192,62952,0,48821,0,31476c0,14131,14192,0,31476,0x">
                  <v:stroke weight="0.339053pt" endcap="round" joinstyle="round" on="true" color="#e31a1c" opacity="0.698039"/>
                  <v:fill on="true" color="#e31a1c" opacity="0.698039"/>
                </v:shape>
                <v:shape id="Shape 1636" style="position:absolute;width:630;height:630;left:8090;top:11642;" coordsize="63013,63013" path="m31537,0c48821,0,63013,14192,63013,31476c63013,48821,48821,63013,31537,63013c14192,63013,0,48821,0,31476c0,14192,14192,0,31537,0x">
                  <v:stroke weight="0.339053pt" endcap="round" joinstyle="round" on="true" color="#e31a1c" opacity="0.698039"/>
                  <v:fill on="true" color="#e31a1c" opacity="0.698039"/>
                </v:shape>
                <v:shape id="Shape 1637" style="position:absolute;width:630;height:630;left:6987;top:12120;" coordsize="63013,63013" path="m31476,0c48821,0,63013,14131,63013,31476c63013,48821,48821,63013,31476,63013c14192,63013,0,48821,0,31476c0,14131,14192,0,31476,0x">
                  <v:stroke weight="0.339053pt" endcap="round" joinstyle="round" on="true" color="#e31a1c" opacity="0.698039"/>
                  <v:fill on="true" color="#e31a1c" opacity="0.698039"/>
                </v:shape>
                <v:shape id="Shape 1638" style="position:absolute;width:630;height:630;left:6341;top:12003;" coordsize="63013,63013" path="m31537,0c48821,0,63013,14192,63013,31476c63013,48821,48821,63013,31537,63013c14192,63013,0,48821,0,31476c0,14192,14192,0,31537,0x">
                  <v:stroke weight="0.339053pt" endcap="round" joinstyle="round" on="true" color="#e31a1c" opacity="0.698039"/>
                  <v:fill on="true" color="#e31a1c" opacity="0.698039"/>
                </v:shape>
                <v:shape id="Shape 1639" style="position:absolute;width:630;height:630;left:6987;top:4609;" coordsize="63013,63013" path="m31476,0c48821,0,63013,14192,63013,31536c63013,48821,48821,63013,31476,63013c14192,63013,0,48821,0,31536c0,14192,14192,0,31476,0x">
                  <v:stroke weight="0.339053pt" endcap="round" joinstyle="round" on="true" color="#e31a1c" opacity="0.698039"/>
                  <v:fill on="true" color="#e31a1c" opacity="0.698039"/>
                </v:shape>
                <v:shape id="Shape 1640" style="position:absolute;width:630;height:630;left:7643;top:4609;" coordsize="63013,63013" path="m31537,0c48821,0,63013,14192,63013,31536c63013,48821,48821,63013,31537,63013c14192,63013,0,48821,0,31536c0,14192,14192,0,31537,0x">
                  <v:stroke weight="0.339053pt" endcap="round" joinstyle="round" on="true" color="#e31a1c" opacity="0.698039"/>
                  <v:fill on="true" color="#e31a1c" opacity="0.698039"/>
                </v:shape>
                <v:shape id="Shape 1641" style="position:absolute;width:630;height:630;left:6987;top:16250;" coordsize="63013,63013" path="m31476,0c48821,0,63013,14191,63013,31536c63013,48821,48821,63013,31476,63013c14192,63013,0,48821,0,31536c0,14191,14192,0,31476,0x">
                  <v:stroke weight="0.339053pt" endcap="round" joinstyle="round" on="true" color="#e31a1c" opacity="0.698039"/>
                  <v:fill on="true" color="#e31a1c" opacity="0.698039"/>
                </v:shape>
                <v:shape id="Shape 1642" style="position:absolute;width:630;height:630;left:5988;top:589;" coordsize="63013,63012" path="m31537,0c48821,0,63013,14191,63013,31476c63013,48821,48821,63012,31537,63012c14191,63012,0,48821,0,31476c0,14191,14191,0,31537,0x">
                  <v:stroke weight="0.339053pt" endcap="round" joinstyle="round" on="true" color="#e31a1c" opacity="0.698039"/>
                  <v:fill on="true" color="#e31a1c" opacity="0.698039"/>
                </v:shape>
                <v:shape id="Shape 1643" style="position:absolute;width:630;height:630;left:7474;top:15825;" coordsize="63013,63013" path="m31537,0c48821,0,63013,14192,63013,31537c63013,48882,48821,63013,31537,63013c14192,63013,0,48882,0,31537c0,14192,14192,0,31537,0x">
                  <v:stroke weight="0.339053pt" endcap="round" joinstyle="round" on="true" color="#e31a1c" opacity="0.698039"/>
                  <v:fill on="true" color="#e31a1c" opacity="0.698039"/>
                </v:shape>
                <v:shape id="Shape 1644" style="position:absolute;width:630;height:629;left:6620;top:14128;" coordsize="63013,62952" path="m31537,0c48821,0,63013,14131,63013,31476c63013,48821,48821,62952,31537,62952c14192,62952,0,48821,0,31476c0,14131,14192,0,31537,0x">
                  <v:stroke weight="0.339053pt" endcap="round" joinstyle="round" on="true" color="#e31a1c" opacity="0.698039"/>
                  <v:fill on="true" color="#e31a1c" opacity="0.698039"/>
                </v:shape>
                <v:shape id="Shape 1645" style="position:absolute;width:630;height:630;left:6987;top:10530;" coordsize="63013,63013" path="m31476,0c48821,0,63013,14192,63013,31537c63013,48821,48821,63013,31476,63013c14192,63013,0,48821,0,31537c0,14192,14192,0,31476,0x">
                  <v:stroke weight="0.339053pt" endcap="round" joinstyle="round" on="true" color="#e31a1c" opacity="0.698039"/>
                  <v:fill on="true" color="#e31a1c" opacity="0.698039"/>
                </v:shape>
                <v:shape id="Shape 1646" style="position:absolute;width:630;height:630;left:6987;top:2883;" coordsize="63013,63013" path="m31476,0c48821,0,63013,14191,63013,31476c63013,48821,48821,63013,31476,63013c14192,63013,0,48821,0,31476c0,14191,14192,0,31476,0x">
                  <v:stroke weight="0.339053pt" endcap="round" joinstyle="round" on="true" color="#e31a1c" opacity="0.698039"/>
                  <v:fill on="true" color="#e31a1c" opacity="0.698039"/>
                </v:shape>
                <v:shape id="Shape 1647" style="position:absolute;width:630;height:630;left:6987;top:1878;" coordsize="63013,63013" path="m31476,0c48821,0,63013,14191,63013,31476c63013,48821,48821,63013,31476,63013c14192,63013,0,48821,0,31476c0,14191,14192,0,31476,0x">
                  <v:stroke weight="0.339053pt" endcap="round" joinstyle="round" on="true" color="#e31a1c" opacity="0.698039"/>
                  <v:fill on="true" color="#e31a1c" opacity="0.698039"/>
                </v:shape>
                <v:shape id="Shape 1648" style="position:absolute;width:629;height:630;left:7606;top:1667;" coordsize="62952,63013" path="m31476,0c48821,0,62952,14191,62952,31476c62952,48821,48821,63013,31476,63013c14131,63013,0,48821,0,31476c0,14191,14131,0,31476,0x">
                  <v:stroke weight="0.339053pt" endcap="round" joinstyle="round" on="true" color="#e31a1c" opacity="0.698039"/>
                  <v:fill on="true" color="#e31a1c" opacity="0.698039"/>
                </v:shape>
                <v:shape id="Shape 1649" style="position:absolute;width:629;height:630;left:6885;top:9079;" coordsize="62952,63012" path="m31476,0c48821,0,62952,14191,62952,31536c62952,48821,48821,63012,31476,63012c14131,63012,0,48821,0,31536c0,14191,14131,0,31476,0x">
                  <v:stroke weight="0.339053pt" endcap="round" joinstyle="round" on="true" color="#e31a1c" opacity="0.698039"/>
                  <v:fill on="true" color="#e31a1c" opacity="0.698039"/>
                </v:shape>
                <v:shape id="Shape 1650" style="position:absolute;width:630;height:630;left:7607;top:923;" coordsize="63013,63012" path="m31476,0c48821,0,63013,14191,63013,31536c63013,48821,48821,63012,31476,63012c14192,63012,0,48821,0,31536c0,14191,14192,0,31476,0x">
                  <v:stroke weight="0.339053pt" endcap="round" joinstyle="round" on="true" color="#e31a1c" opacity="0.698039"/>
                  <v:fill on="true" color="#e31a1c" opacity="0.698039"/>
                </v:shape>
                <v:shape id="Shape 1651" style="position:absolute;width:630;height:630;left:15943;top:18018;" coordsize="63013,63013" path="m31476,0c48821,0,63013,14191,63013,31537c63013,48821,48821,63013,31476,63013c14191,63013,0,48821,0,31537c0,14191,14191,0,31476,0x">
                  <v:stroke weight="0.339053pt" endcap="round" joinstyle="round" on="true" color="#377db8" opacity="0.698039"/>
                  <v:fill on="true" color="#377db8" opacity="0.698039"/>
                </v:shape>
                <v:shape id="Shape 1652" style="position:absolute;width:629;height:629;left:16364;top:18681;" coordsize="62952,62952" path="m31476,0c48821,0,62952,14131,62952,31476c62952,48821,48821,62952,31476,62952c14131,62952,0,48821,0,31476c0,14131,14131,0,31476,0x">
                  <v:stroke weight="0.339053pt" endcap="round" joinstyle="round" on="true" color="#377db8" opacity="0.698039"/>
                  <v:fill on="true" color="#377db8" opacity="0.698039"/>
                </v:shape>
                <v:shape id="Shape 1653" style="position:absolute;width:630;height:630;left:17610;top:16280;" coordsize="63013,63013" path="m31537,0c48821,0,63013,14191,63013,31536c63013,48821,48821,63013,31537,63013c14192,63013,0,48821,0,31536c0,14191,14192,0,31537,0x">
                  <v:stroke weight="0.339053pt" endcap="round" joinstyle="round" on="true" color="#377db8" opacity="0.698039"/>
                  <v:fill on="true" color="#377db8" opacity="0.698039"/>
                </v:shape>
                <v:shape id="Shape 1654" style="position:absolute;width:630;height:630;left:15290;top:17949;" coordsize="63013,63013" path="m31537,0c48821,0,63013,14191,63013,31476c63013,48821,48821,63013,31537,63013c14192,63013,0,48821,0,31476c0,14191,14192,0,31537,0x">
                  <v:stroke weight="0.339053pt" endcap="round" joinstyle="round" on="true" color="#377db8" opacity="0.698039"/>
                  <v:fill on="true" color="#377db8" opacity="0.698039"/>
                </v:shape>
                <v:shape id="Shape 1655" style="position:absolute;width:629;height:630;left:17003;top:16521;" coordsize="62952,63013" path="m31476,0c48821,0,62952,14191,62952,31537c62952,48821,48821,63013,31476,63013c14131,63013,0,48821,0,31537c0,14191,14131,0,31476,0x">
                  <v:stroke weight="0.339053pt" endcap="round" joinstyle="round" on="true" color="#377db8" opacity="0.698039"/>
                  <v:fill on="true" color="#377db8" opacity="0.698039"/>
                </v:shape>
                <v:shape id="Shape 1656" style="position:absolute;width:630;height:629;left:17020;top:18681;" coordsize="63013,62952" path="m31476,0c48821,0,63013,14131,63013,31476c63013,48821,48821,62952,31476,62952c14191,62952,0,48821,0,31476c0,14131,14191,0,31476,0x">
                  <v:stroke weight="0.339053pt" endcap="round" joinstyle="round" on="true" color="#377db8" opacity="0.698039"/>
                  <v:fill on="true" color="#377db8" opacity="0.698039"/>
                </v:shape>
                <v:shape id="Shape 1657" style="position:absolute;width:630;height:629;left:15707;top:18681;" coordsize="63013,62952" path="m31536,0c48821,0,63013,14131,63013,31476c63013,48821,48821,62952,31536,62952c14191,62952,0,48821,0,31476c0,14131,14191,0,31536,0x">
                  <v:stroke weight="0.339053pt" endcap="round" joinstyle="round" on="true" color="#377db8" opacity="0.698039"/>
                  <v:fill on="true" color="#377db8" opacity="0.698039"/>
                </v:shape>
                <v:shape id="Shape 1658" style="position:absolute;width:630;height:629;left:17676;top:18681;" coordsize="63012,62952" path="m31536,0c48821,0,63012,14131,63012,31476c63012,48821,48821,62952,31536,62952c14191,62952,0,48821,0,31476c0,14131,14191,0,31536,0x">
                  <v:stroke weight="0.339053pt" endcap="round" joinstyle="round" on="true" color="#377db8" opacity="0.698039"/>
                  <v:fill on="true" color="#377db8" opacity="0.698039"/>
                </v:shape>
                <v:shape id="Shape 1659" style="position:absolute;width:629;height:630;left:12577;top:18213;" coordsize="62952,63013" path="m31476,0c48821,0,62952,14191,62952,31476c62952,48821,48821,63013,31476,63013c14131,63013,0,48821,0,31476c0,14191,14131,0,31476,0x">
                  <v:stroke weight="0.339053pt" endcap="round" joinstyle="round" on="true" color="#377db8" opacity="0.698039"/>
                  <v:fill on="true" color="#377db8" opacity="0.698039"/>
                </v:shape>
                <v:shape id="Shape 1660" style="position:absolute;width:629;height:630;left:13230;top:18281;" coordsize="62952,63013" path="m31476,0c48821,0,62952,14192,62952,31476c62952,48821,48821,63013,31476,63013c14131,63013,0,48821,0,31476c0,14192,14131,0,31476,0x">
                  <v:stroke weight="0.339053pt" endcap="round" joinstyle="round" on="true" color="#377db8" opacity="0.698039"/>
                  <v:fill on="true" color="#377db8" opacity="0.698039"/>
                </v:shape>
                <v:shape id="Shape 1661" style="position:absolute;width:629;height:629;left:16596;top:18089;" coordsize="62952,62952" path="m31476,0c48821,0,62952,14131,62952,31476c62952,48821,48821,62952,31476,62952c14131,62952,0,48821,0,31476c0,14131,14131,0,31476,0x">
                  <v:stroke weight="0.339053pt" endcap="round" joinstyle="round" on="true" color="#377db8" opacity="0.698039"/>
                  <v:fill on="true" color="#377db8" opacity="0.698039"/>
                </v:shape>
                <v:shape id="Shape 1662" style="position:absolute;width:630;height:630;left:18531;top:17781;" coordsize="63013,63013" path="m31537,0c48821,0,63013,14191,63013,31537c63013,48821,48821,63013,31537,63013c14192,63013,0,48821,0,31537c0,14191,14192,0,31537,0x">
                  <v:stroke weight="0.339053pt" endcap="round" joinstyle="round" on="true" color="#377db8" opacity="0.698039"/>
                  <v:fill on="true" color="#377db8" opacity="0.698039"/>
                </v:shape>
                <v:shape id="Shape 1663" style="position:absolute;width:630;height:629;left:15051;top:18681;" coordsize="63013,62952" path="m31476,0c48821,0,63013,14131,63013,31476c63013,48821,48821,62952,31476,62952c14192,62952,0,48821,0,31476c0,14131,14192,0,31476,0x">
                  <v:stroke weight="0.339053pt" endcap="round" joinstyle="round" on="true" color="#377db8" opacity="0.698039"/>
                  <v:fill on="true" color="#377db8" opacity="0.698039"/>
                </v:shape>
                <v:shape id="Shape 1664" style="position:absolute;width:630;height:630;left:17897;top:17945;" coordsize="63013,63013" path="m31476,0c48821,0,63013,14191,63013,31536c63013,48821,48821,63013,31476,63013c14192,63013,0,48821,0,31536c0,14191,14192,0,31476,0x">
                  <v:stroke weight="0.339053pt" endcap="round" joinstyle="round" on="true" color="#377db8" opacity="0.698039"/>
                  <v:fill on="true" color="#377db8" opacity="0.698039"/>
                </v:shape>
                <v:shape id="Shape 1665" style="position:absolute;width:630;height:630;left:11924;top:18148;" coordsize="63013,63013" path="m31476,0c48821,0,63013,14191,63013,31476c63013,48821,48821,63013,31476,63013c14191,63013,0,48821,0,31476c0,14191,14191,0,31476,0x">
                  <v:stroke weight="0.339053pt" endcap="round" joinstyle="round" on="true" color="#377db8" opacity="0.698039"/>
                  <v:fill on="true" color="#377db8" opacity="0.698039"/>
                </v:shape>
                <v:shape id="Shape 1666" style="position:absolute;width:629;height:630;left:12706;top:17547;" coordsize="62952,63013" path="m31476,0c48821,0,62952,14191,62952,31537c62952,48821,48821,63013,31476,63013c14131,63013,0,48821,0,31537c0,14191,14131,0,31476,0x">
                  <v:stroke weight="0.339053pt" endcap="round" joinstyle="round" on="true" color="#377db8" opacity="0.698039"/>
                  <v:fill on="true" color="#377db8" opacity="0.698039"/>
                </v:shape>
                <v:shape id="Shape 1667" style="position:absolute;width:630;height:630;left:19541;top:18338;" coordsize="63012,63013" path="m31476,0c48821,0,63012,14192,63012,31476c63012,48821,48821,63013,31476,63013c14191,63013,0,48821,0,31476c0,14192,14191,0,31476,0x">
                  <v:stroke weight="0.339053pt" endcap="round" joinstyle="round" on="true" color="#377db8" opacity="0.698039"/>
                  <v:fill on="true" color="#377db8" opacity="0.698039"/>
                </v:shape>
                <v:shape id="Shape 1668" style="position:absolute;width:629;height:629;left:18333;top:18681;" coordsize="62952,62952" path="m31476,0c48821,0,62952,14131,62952,31476c62952,48821,48821,62952,31476,62952c14131,62952,0,48821,0,31476c0,14131,14131,0,31476,0x">
                  <v:stroke weight="0.339053pt" endcap="round" joinstyle="round" on="true" color="#377db8" opacity="0.698039"/>
                  <v:fill on="true" color="#377db8" opacity="0.698039"/>
                </v:shape>
                <v:shape id="Shape 1669" style="position:absolute;width:630;height:630;left:14006;top:17718;" coordsize="63013,63013" path="m31537,0c48821,0,63013,14192,63013,31476c63013,48821,48821,63013,31537,63013c14192,63013,0,48821,0,31476c0,14192,14192,0,31537,0x">
                  <v:stroke weight="0.339053pt" endcap="round" joinstyle="round" on="true" color="#377db8" opacity="0.698039"/>
                  <v:fill on="true" color="#377db8" opacity="0.698039"/>
                </v:shape>
                <v:shape id="Shape 1670" style="position:absolute;width:629;height:630;left:13355;top:17639;" coordsize="62952,63013" path="m31476,0c48821,0,62952,14191,62952,31476c62952,48821,48821,63013,31476,63013c14131,63013,0,48821,0,31476c0,14191,14131,0,31476,0x">
                  <v:stroke weight="0.339053pt" endcap="round" joinstyle="round" on="true" color="#377db8" opacity="0.698039"/>
                  <v:fill on="true" color="#377db8" opacity="0.698039"/>
                </v:shape>
                <v:shape id="Shape 1671" style="position:absolute;width:629;height:629;left:16364;top:17463;" coordsize="62952,62952" path="m31476,0c48821,0,62952,14131,62952,31476c62952,48821,48821,62952,31476,62952c14131,62952,0,48821,0,31476c0,14131,14131,0,31476,0x">
                  <v:stroke weight="0.339053pt" endcap="round" joinstyle="round" on="true" color="#377db8" opacity="0.698039"/>
                  <v:fill on="true" color="#377db8" opacity="0.698039"/>
                </v:shape>
                <v:shape id="Shape 1672" style="position:absolute;width:629;height:629;left:14395;top:18681;" coordsize="62952,62952" path="m31476,0c48821,0,62952,14131,62952,31476c62952,48821,48821,62952,31476,62952c14131,62952,0,48821,0,31476c0,14131,14131,0,31476,0x">
                  <v:stroke weight="0.339053pt" endcap="round" joinstyle="round" on="true" color="#377db8" opacity="0.698039"/>
                  <v:fill on="true" color="#377db8" opacity="0.698039"/>
                </v:shape>
                <v:shape id="Shape 1673" style="position:absolute;width:630;height:630;left:14637;top:17894;" coordsize="63013,63013" path="m31476,0c48821,0,63013,14192,63013,31537c63013,48821,48821,63013,31476,63013c14192,63013,0,48821,0,31537c0,14192,14192,0,31476,0x">
                  <v:stroke weight="0.339053pt" endcap="round" joinstyle="round" on="true" color="#377db8" opacity="0.698039"/>
                  <v:fill on="true" color="#377db8" opacity="0.698039"/>
                </v:shape>
                <v:shape id="Shape 1674" style="position:absolute;width:629;height:630;left:16959;top:17195;" coordsize="62952,63013" path="m31476,0c48821,0,62952,14191,62952,31537c62952,48821,48821,63013,31476,63013c14131,63013,0,48821,0,31537c0,14191,14131,0,31476,0x">
                  <v:stroke weight="0.339053pt" endcap="round" joinstyle="round" on="true" color="#377db8" opacity="0.698039"/>
                  <v:fill on="true" color="#377db8" opacity="0.698039"/>
                </v:shape>
                <v:shape id="Shape 1675" style="position:absolute;width:630;height:629;left:17241;top:17977;" coordsize="63013,62952" path="m31476,0c48821,0,63013,14131,63013,31476c63013,48821,48821,62952,31476,62952c14191,62952,0,48821,0,31476c0,14131,14191,0,31476,0x">
                  <v:stroke weight="0.339053pt" endcap="round" joinstyle="round" on="true" color="#377db8" opacity="0.698039"/>
                  <v:fill on="true" color="#377db8" opacity="0.698039"/>
                </v:shape>
                <v:shape id="Shape 1676" style="position:absolute;width:629;height:630;left:20477;top:17514;" coordsize="62952,63013" path="m31476,0c48821,0,62952,14191,62952,31476c62952,48821,48821,63013,31476,63013c14131,63013,0,48821,0,31476c0,14191,14131,0,31476,0x">
                  <v:stroke weight="0.339053pt" endcap="round" joinstyle="round" on="true" color="#377db8" opacity="0.698039"/>
                  <v:fill on="true" color="#377db8" opacity="0.698039"/>
                </v:shape>
                <v:shape id="Shape 1677" style="position:absolute;width:630;height:630;left:15603;top:16490;" coordsize="63013,63013" path="m31476,0c48821,0,63013,14191,63013,31537c63013,48821,48821,63013,31476,63013c14192,63013,0,48821,0,31537c0,14191,14192,0,31476,0x">
                  <v:stroke weight="0.339053pt" endcap="round" joinstyle="round" on="true" color="#377db8" opacity="0.698039"/>
                  <v:fill on="true" color="#377db8" opacity="0.698039"/>
                </v:shape>
                <v:shape id="Shape 1678" style="position:absolute;width:630;height:630;left:20182;top:18201;" coordsize="63013,63013" path="m31536,0c48821,0,63013,14191,63013,31476c63013,48821,48821,63013,31536,63013c14191,63013,0,48821,0,31476c0,14191,14191,0,31536,0x">
                  <v:stroke weight="0.339053pt" endcap="round" joinstyle="round" on="true" color="#377db8" opacity="0.698039"/>
                  <v:fill on="true" color="#377db8" opacity="0.698039"/>
                </v:shape>
                <v:shape id="Shape 1679" style="position:absolute;width:629;height:630;left:16364;top:16665;" coordsize="62952,63013" path="m31476,0c48821,0,62952,14192,62952,31476c62952,48821,48821,63013,31476,63013c14131,63013,0,48821,0,31476c0,14192,14131,0,31476,0x">
                  <v:stroke weight="0.339053pt" endcap="round" joinstyle="round" on="true" color="#377db8" opacity="0.698039"/>
                  <v:fill on="true" color="#377db8" opacity="0.698039"/>
                </v:shape>
                <v:shape id="Shape 1680" style="position:absolute;width:630;height:630;left:15185;top:17040;" coordsize="63013,63013" path="m31537,0c48821,0,63013,14191,63013,31537c63013,48821,48821,63013,31537,63013c14192,63013,0,48821,0,31537c0,14191,14192,0,31537,0x">
                  <v:stroke weight="0.339053pt" endcap="round" joinstyle="round" on="true" color="#377db8" opacity="0.698039"/>
                  <v:fill on="true" color="#377db8" opacity="0.698039"/>
                </v:shape>
                <v:shape id="Shape 1681" style="position:absolute;width:629;height:629;left:16364;top:15802;" coordsize="62952,62952" path="m31476,0c48821,0,62952,14131,62952,31476c62952,48821,48821,62952,31476,62952c14131,62952,0,48821,0,31476c0,14131,14131,0,31476,0x">
                  <v:stroke weight="0.339053pt" endcap="round" joinstyle="round" on="true" color="#377db8" opacity="0.698039"/>
                  <v:fill on="true" color="#377db8" opacity="0.698039"/>
                </v:shape>
                <v:shape id="Shape 1682" style="position:absolute;width:630;height:630;left:15840;top:17081;" coordsize="63013,63013" path="m31537,0c48821,0,63013,14191,63013,31476c63013,48821,48821,63013,31537,63013c14192,63013,0,48821,0,31476c0,14191,14192,0,31537,0x">
                  <v:stroke weight="0.339053pt" endcap="round" joinstyle="round" on="true" color="#377db8" opacity="0.698039"/>
                  <v:fill on="true" color="#377db8" opacity="0.698039"/>
                </v:shape>
                <v:shape id="Shape 1683" style="position:absolute;width:630;height:630;left:17020;top:15801;" coordsize="63013,63013" path="m31476,0c48821,0,63013,14191,63013,31476c63013,48821,48821,63013,31476,63013c14191,63013,0,48821,0,31476c0,14191,14191,0,31476,0x">
                  <v:stroke weight="0.339053pt" endcap="round" joinstyle="round" on="true" color="#377db8" opacity="0.698039"/>
                  <v:fill on="true" color="#377db8" opacity="0.698039"/>
                </v:shape>
                <v:shape id="Shape 1684" style="position:absolute;width:630;height:630;left:19830;top:17622;" coordsize="63013,63013" path="m31537,0c48821,0,63013,14191,63013,31536c63013,48821,48821,63013,31537,63013c14191,63013,0,48821,0,31536c0,14191,14191,0,31537,0x">
                  <v:stroke weight="0.339053pt" endcap="round" joinstyle="round" on="true" color="#377db8" opacity="0.698039"/>
                  <v:fill on="true" color="#377db8" opacity="0.698039"/>
                </v:shape>
                <v:shape id="Shape 1685" style="position:absolute;width:629;height:630;left:19175;top:17656;" coordsize="62952,63013" path="m31476,0c48821,0,62952,14191,62952,31536c62952,48821,48821,63013,31476,63013c14131,63013,0,48821,0,31536c0,14191,14131,0,31476,0x">
                  <v:stroke weight="0.339053pt" endcap="round" joinstyle="round" on="true" color="#377db8" opacity="0.698039"/>
                  <v:fill on="true" color="#377db8" opacity="0.698039"/>
                </v:shape>
                <v:shape id="Shape 1686" style="position:absolute;width:630;height:630;left:17550;top:16921;" coordsize="63013,63013" path="m31476,0c48821,0,63013,14191,63013,31476c63013,48821,48821,63013,31476,63013c14192,63013,0,48821,0,31476c0,14191,14192,0,31476,0x">
                  <v:stroke weight="0.339053pt" endcap="round" joinstyle="round" on="true" color="#377db8" opacity="0.698039"/>
                  <v:fill on="true" color="#377db8" opacity="0.698039"/>
                </v:shape>
                <v:shape id="Shape 1687" style="position:absolute;width:630;height:629;left:18989;top:18681;" coordsize="63013,62952" path="m31476,0c48821,0,63013,14131,63013,31476c63013,48821,48821,62952,31476,62952c14192,62952,0,48821,0,31476c0,14131,14192,0,31476,0x">
                  <v:stroke weight="0.339053pt" endcap="round" joinstyle="round" on="true" color="#377db8" opacity="0.698039"/>
                  <v:fill on="true" color="#377db8" opacity="0.698039"/>
                </v:shape>
                <v:shape id="Shape 1688" style="position:absolute;width:630;height:629;left:13738;top:18681;" coordsize="63013,62952" path="m31537,0c48821,0,63013,14131,63013,31476c63013,48821,48821,62952,31537,62952c14192,62952,0,48821,0,31476c0,14131,14192,0,31537,0x">
                  <v:stroke weight="0.339053pt" endcap="round" joinstyle="round" on="true" color="#377db8" opacity="0.698039"/>
                  <v:fill on="true" color="#377db8" opacity="0.698039"/>
                </v:shape>
                <v:shape id="Shape 1689" style="position:absolute;width:20629;height:19901;left:1675;top:0;" coordsize="2062989,1990151" path="m0,1990151l2062989,1990151l2062989,0l0,0x">
                  <v:stroke weight="0.510968pt" endcap="round" joinstyle="round" on="true" color="#333333"/>
                  <v:fill on="false" color="#000000" opacity="0"/>
                </v:shape>
                <v:rect id="Rectangle 1690" style="position:absolute;width:403;height:671;left:1073;top:18800;" filled="f" stroked="f">
                  <v:textbox inset="0,0,0,0">
                    <w:txbxContent>
                      <w:p>
                        <w:pPr>
                          <w:spacing w:before="0" w:after="160" w:line="259" w:lineRule="auto"/>
                          <w:ind w:left="0" w:right="0" w:firstLine="0"/>
                          <w:jc w:val="left"/>
                        </w:pPr>
                        <w:r>
                          <w:rPr>
                            <w:rFonts w:cs="Arial" w:hAnsi="Arial" w:eastAsia="Arial" w:ascii="Arial"/>
                            <w:color w:val="4d4d4d"/>
                            <w:sz w:val="9"/>
                          </w:rPr>
                          <w:t xml:space="preserve">0</w:t>
                        </w:r>
                      </w:p>
                    </w:txbxContent>
                  </v:textbox>
                </v:rect>
                <v:rect id="Rectangle 1691" style="position:absolute;width:807;height:671;left:769;top:13999;" filled="f" stroked="f">
                  <v:textbox inset="0,0,0,0">
                    <w:txbxContent>
                      <w:p>
                        <w:pPr>
                          <w:spacing w:before="0" w:after="160" w:line="259" w:lineRule="auto"/>
                          <w:ind w:left="0" w:right="0" w:firstLine="0"/>
                          <w:jc w:val="left"/>
                        </w:pPr>
                        <w:r>
                          <w:rPr>
                            <w:rFonts w:cs="Arial" w:hAnsi="Arial" w:eastAsia="Arial" w:ascii="Arial"/>
                            <w:color w:val="4d4d4d"/>
                            <w:sz w:val="9"/>
                          </w:rPr>
                          <w:t xml:space="preserve">25</w:t>
                        </w:r>
                      </w:p>
                    </w:txbxContent>
                  </v:textbox>
                </v:rect>
                <v:rect id="Rectangle 1692" style="position:absolute;width:807;height:671;left:769;top:9198;" filled="f" stroked="f">
                  <v:textbox inset="0,0,0,0">
                    <w:txbxContent>
                      <w:p>
                        <w:pPr>
                          <w:spacing w:before="0" w:after="160" w:line="259" w:lineRule="auto"/>
                          <w:ind w:left="0" w:right="0" w:firstLine="0"/>
                          <w:jc w:val="left"/>
                        </w:pPr>
                        <w:r>
                          <w:rPr>
                            <w:rFonts w:cs="Arial" w:hAnsi="Arial" w:eastAsia="Arial" w:ascii="Arial"/>
                            <w:color w:val="4d4d4d"/>
                            <w:sz w:val="9"/>
                          </w:rPr>
                          <w:t xml:space="preserve">50</w:t>
                        </w:r>
                      </w:p>
                    </w:txbxContent>
                  </v:textbox>
                </v:rect>
                <v:rect id="Rectangle 1693" style="position:absolute;width:807;height:671;left:769;top:4397;" filled="f" stroked="f">
                  <v:textbox inset="0,0,0,0">
                    <w:txbxContent>
                      <w:p>
                        <w:pPr>
                          <w:spacing w:before="0" w:after="160" w:line="259" w:lineRule="auto"/>
                          <w:ind w:left="0" w:right="0" w:firstLine="0"/>
                          <w:jc w:val="left"/>
                        </w:pPr>
                        <w:r>
                          <w:rPr>
                            <w:rFonts w:cs="Arial" w:hAnsi="Arial" w:eastAsia="Arial" w:ascii="Arial"/>
                            <w:color w:val="4d4d4d"/>
                            <w:sz w:val="9"/>
                          </w:rPr>
                          <w:t xml:space="preserve">75</w:t>
                        </w:r>
                      </w:p>
                    </w:txbxContent>
                  </v:textbox>
                </v:rect>
                <v:shape id="Shape 1694" style="position:absolute;width:166;height:0;left:1509;top:18996;" coordsize="16617,0" path="m0,0l16617,0">
                  <v:stroke weight="0.510968pt" endcap="flat" joinstyle="round" on="true" color="#333333"/>
                  <v:fill on="false" color="#000000" opacity="0"/>
                </v:shape>
                <v:shape id="Shape 1695" style="position:absolute;width:166;height:0;left:1509;top:14195;" coordsize="16617,0" path="m0,0l16617,0">
                  <v:stroke weight="0.510968pt" endcap="flat" joinstyle="round" on="true" color="#333333"/>
                  <v:fill on="false" color="#000000" opacity="0"/>
                </v:shape>
                <v:shape id="Shape 1696" style="position:absolute;width:166;height:0;left:1509;top:9394;" coordsize="16617,0" path="m0,0l16617,0">
                  <v:stroke weight="0.510968pt" endcap="flat" joinstyle="round" on="true" color="#333333"/>
                  <v:fill on="false" color="#000000" opacity="0"/>
                </v:shape>
                <v:shape id="Shape 1697" style="position:absolute;width:166;height:0;left:1509;top:4593;" coordsize="16617,0" path="m0,0l16617,0">
                  <v:stroke weight="0.510968pt" endcap="flat" joinstyle="round" on="true" color="#333333"/>
                  <v:fill on="false" color="#000000" opacity="0"/>
                </v:shape>
                <v:shape id="Shape 1698" style="position:absolute;width:0;height:165;left:7301;top:19901;" coordsize="0,16557" path="m0,16557l0,0">
                  <v:stroke weight="0.510968pt" endcap="flat" joinstyle="round" on="true" color="#333333"/>
                  <v:fill on="false" color="#000000" opacity="0"/>
                </v:shape>
                <v:shape id="Shape 1699" style="position:absolute;width:0;height:165;left:16679;top:19901;" coordsize="0,16557" path="m0,16557l0,0">
                  <v:stroke weight="0.510968pt" endcap="flat" joinstyle="round" on="true" color="#333333"/>
                  <v:fill on="false" color="#000000" opacity="0"/>
                </v:shape>
                <v:rect id="Rectangle 1700" style="position:absolute;width:3528;height:671;left:5975;top:20200;" filled="f" stroked="f">
                  <v:textbox inset="0,0,0,0">
                    <w:txbxContent>
                      <w:p>
                        <w:pPr>
                          <w:spacing w:before="0" w:after="160" w:line="259" w:lineRule="auto"/>
                          <w:ind w:left="0" w:right="0" w:firstLine="0"/>
                          <w:jc w:val="left"/>
                        </w:pPr>
                        <w:r>
                          <w:rPr>
                            <w:rFonts w:cs="Arial" w:hAnsi="Arial" w:eastAsia="Arial" w:ascii="Arial"/>
                            <w:color w:val="4d4d4d"/>
                            <w:sz w:val="9"/>
                          </w:rPr>
                          <w:t xml:space="preserve">Methylated</w:t>
                        </w:r>
                      </w:p>
                    </w:txbxContent>
                  </v:textbox>
                </v:rect>
                <v:rect id="Rectangle 1701" style="position:absolute;width:4456;height:671;left:15004;top:20200;" filled="f" stroked="f">
                  <v:textbox inset="0,0,0,0">
                    <w:txbxContent>
                      <w:p>
                        <w:pPr>
                          <w:spacing w:before="0" w:after="160" w:line="259" w:lineRule="auto"/>
                          <w:ind w:left="0" w:right="0" w:firstLine="0"/>
                          <w:jc w:val="left"/>
                        </w:pPr>
                        <w:r>
                          <w:rPr>
                            <w:rFonts w:cs="Arial" w:hAnsi="Arial" w:eastAsia="Arial" w:ascii="Arial"/>
                            <w:color w:val="4d4d4d"/>
                            <w:sz w:val="9"/>
                          </w:rPr>
                          <w:t xml:space="preserve">UnMethylated</w:t>
                        </w:r>
                      </w:p>
                    </w:txbxContent>
                  </v:textbox>
                </v:rect>
                <v:rect id="Rectangle 1703" style="position:absolute;width:10279;height:820;left:-4729;top:8265;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1"/>
                          </w:rPr>
                          <w:t xml:space="preserve">Nanopore methylation (%)</w:t>
                        </w:r>
                      </w:p>
                    </w:txbxContent>
                  </v:textbox>
                </v:rect>
                <v:shape id="Shape 1707" style="position:absolute;width:11503;height:0;left:29611;top:12227;" coordsize="1150307,0" path="m0,0l1150307,0">
                  <v:stroke weight="0.731255pt" endcap="flat" joinstyle="round" on="true" color="#ebebeb"/>
                  <v:fill on="false" color="#000000" opacity="0"/>
                </v:shape>
                <v:shape id="Shape 1708" style="position:absolute;width:11503;height:0;left:29611;top:6999;" coordsize="1150307,0" path="m0,0l1150307,0">
                  <v:stroke weight="0.731255pt" endcap="flat" joinstyle="round" on="true" color="#ebebeb"/>
                  <v:fill on="false" color="#000000" opacity="0"/>
                </v:shape>
                <v:shape id="Shape 1709" style="position:absolute;width:0;height:11503;left:32748;top:3861;" coordsize="0,1150360" path="m0,1150360l0,0">
                  <v:stroke weight="0.731255pt" endcap="flat" joinstyle="round" on="true" color="#ebebeb"/>
                  <v:fill on="false" color="#000000" opacity="0"/>
                </v:shape>
                <v:shape id="Shape 1710" style="position:absolute;width:0;height:11503;left:37977;top:3861;" coordsize="0,1150360" path="m0,1150360l0,0">
                  <v:stroke weight="0.731255pt" endcap="flat" joinstyle="round" on="true" color="#ebebeb"/>
                  <v:fill on="false" color="#000000" opacity="0"/>
                </v:shape>
                <v:shape id="Shape 154539" style="position:absolute;width:5228;height:5228;left:35362;top:4384;" coordsize="522881,522881" path="m0,0l522881,0l522881,522881l0,522881l0,0">
                  <v:stroke weight="0.0877506pt" endcap="square" joinstyle="miter" miterlimit="10" on="true" color="#ffffff"/>
                  <v:fill on="true" color="#bdbdbd"/>
                </v:shape>
                <v:shape id="Shape 154540" style="position:absolute;width:5228;height:5228;left:35362;top:9613;" coordsize="522881,522881" path="m0,0l522881,0l522881,522881l0,522881l0,0">
                  <v:stroke weight="0.0877506pt" endcap="square" joinstyle="miter" miterlimit="10" on="true" color="#ffffff"/>
                  <v:fill on="true" color="#ffdccf"/>
                </v:shape>
                <v:shape id="Shape 154541" style="position:absolute;width:5228;height:5228;left:30134;top:4384;" coordsize="522881,522881" path="m0,0l522881,0l522881,522881l0,522881l0,0">
                  <v:stroke weight="0.0877506pt" endcap="square" joinstyle="miter" miterlimit="10" on="true" color="#ffffff"/>
                  <v:fill on="true" color="#fcfcfc"/>
                </v:shape>
                <v:shape id="Shape 154542" style="position:absolute;width:5228;height:5228;left:30134;top:9613;" coordsize="522881,522881" path="m0,0l522881,0l522881,522881l0,522881l0,0">
                  <v:stroke weight="0.0877506pt" endcap="square" joinstyle="miter" miterlimit="10" on="true" color="#ffffff"/>
                  <v:fill on="true" color="#c3c3c3"/>
                </v:shape>
                <v:rect id="Rectangle 137653" style="position:absolute;width:2001;height:3329;left:36472;top:6027;" filled="f" stroked="f">
                  <v:textbox inset="0,0,0,0">
                    <w:txbxContent>
                      <w:p>
                        <w:pPr>
                          <w:spacing w:before="0" w:after="160" w:line="259" w:lineRule="auto"/>
                          <w:ind w:left="0" w:right="0" w:firstLine="0"/>
                          <w:jc w:val="left"/>
                        </w:pPr>
                        <w:r>
                          <w:rPr>
                            <w:rFonts w:cs="Arial" w:hAnsi="Arial" w:eastAsia="Arial" w:ascii="Arial"/>
                            <w:sz w:val="43"/>
                          </w:rPr>
                          <w:t xml:space="preserve">3</w:t>
                        </w:r>
                      </w:p>
                    </w:txbxContent>
                  </v:textbox>
                </v:rect>
                <v:rect id="Rectangle 137656" style="position:absolute;width:2001;height:3329;left:37977;top:6027;" filled="f" stroked="f">
                  <v:textbox inset="0,0,0,0">
                    <w:txbxContent>
                      <w:p>
                        <w:pPr>
                          <w:spacing w:before="0" w:after="160" w:line="259" w:lineRule="auto"/>
                          <w:ind w:left="0" w:right="0" w:firstLine="0"/>
                          <w:jc w:val="left"/>
                        </w:pPr>
                        <w:r>
                          <w:rPr>
                            <w:rFonts w:cs="Arial" w:hAnsi="Arial" w:eastAsia="Arial" w:ascii="Arial"/>
                            <w:sz w:val="43"/>
                          </w:rPr>
                          <w:t xml:space="preserve">2</w:t>
                        </w:r>
                      </w:p>
                    </w:txbxContent>
                  </v:textbox>
                </v:rect>
                <v:rect id="Rectangle 1716" style="position:absolute;width:2001;height:3329;left:37224;top:11256;" filled="f" stroked="f">
                  <v:textbox inset="0,0,0,0">
                    <w:txbxContent>
                      <w:p>
                        <w:pPr>
                          <w:spacing w:before="0" w:after="160" w:line="259" w:lineRule="auto"/>
                          <w:ind w:left="0" w:right="0" w:firstLine="0"/>
                          <w:jc w:val="left"/>
                        </w:pPr>
                        <w:r>
                          <w:rPr>
                            <w:rFonts w:cs="Arial" w:hAnsi="Arial" w:eastAsia="Arial" w:ascii="Arial"/>
                            <w:sz w:val="43"/>
                          </w:rPr>
                          <w:t xml:space="preserve">0</w:t>
                        </w:r>
                      </w:p>
                    </w:txbxContent>
                  </v:textbox>
                </v:rect>
                <v:rect id="Rectangle 1717" style="position:absolute;width:2001;height:3329;left:31996;top:6027;" filled="f" stroked="f">
                  <v:textbox inset="0,0,0,0">
                    <w:txbxContent>
                      <w:p>
                        <w:pPr>
                          <w:spacing w:before="0" w:after="160" w:line="259" w:lineRule="auto"/>
                          <w:ind w:left="0" w:right="0" w:firstLine="0"/>
                          <w:jc w:val="left"/>
                        </w:pPr>
                        <w:r>
                          <w:rPr>
                            <w:rFonts w:cs="Arial" w:hAnsi="Arial" w:eastAsia="Arial" w:ascii="Arial"/>
                            <w:sz w:val="43"/>
                          </w:rPr>
                          <w:t xml:space="preserve">6</w:t>
                        </w:r>
                      </w:p>
                    </w:txbxContent>
                  </v:textbox>
                </v:rect>
                <v:rect id="Rectangle 137651" style="position:absolute;width:2001;height:3329;left:31243;top:11256;" filled="f" stroked="f">
                  <v:textbox inset="0,0,0,0">
                    <w:txbxContent>
                      <w:p>
                        <w:pPr>
                          <w:spacing w:before="0" w:after="160" w:line="259" w:lineRule="auto"/>
                          <w:ind w:left="0" w:right="0" w:firstLine="0"/>
                          <w:jc w:val="left"/>
                        </w:pPr>
                        <w:r>
                          <w:rPr>
                            <w:rFonts w:cs="Arial" w:hAnsi="Arial" w:eastAsia="Arial" w:ascii="Arial"/>
                            <w:sz w:val="43"/>
                          </w:rPr>
                          <w:t xml:space="preserve">3</w:t>
                        </w:r>
                      </w:p>
                    </w:txbxContent>
                  </v:textbox>
                </v:rect>
                <v:rect id="Rectangle 137652" style="position:absolute;width:2001;height:3329;left:32748;top:11256;" filled="f" stroked="f">
                  <v:textbox inset="0,0,0,0">
                    <w:txbxContent>
                      <w:p>
                        <w:pPr>
                          <w:spacing w:before="0" w:after="160" w:line="259" w:lineRule="auto"/>
                          <w:ind w:left="0" w:right="0" w:firstLine="0"/>
                          <w:jc w:val="left"/>
                        </w:pPr>
                        <w:r>
                          <w:rPr>
                            <w:rFonts w:cs="Arial" w:hAnsi="Arial" w:eastAsia="Arial" w:ascii="Arial"/>
                            <w:sz w:val="43"/>
                          </w:rPr>
                          <w:t xml:space="preserve">0</w:t>
                        </w:r>
                      </w:p>
                    </w:txbxContent>
                  </v:textbox>
                </v:rect>
                <v:shape id="Shape 1719" style="position:absolute;width:11503;height:11503;left:29611;top:3861;" coordsize="1150360,1150360" path="m0,1150360l1150360,1150360l1150360,0l0,0x">
                  <v:stroke weight="0.731255pt" endcap="round" joinstyle="round" on="true" color="#333333"/>
                  <v:fill on="false" color="#000000" opacity="0"/>
                </v:shape>
                <v:shape id="Shape 154543" style="position:absolute;width:1489;height:11503;left:41114;top:3861;" coordsize="148909,1150360" path="m0,0l148909,0l148909,1150360l0,1150360l0,0">
                  <v:stroke weight="0.731255pt" endcap="round" joinstyle="round" on="true" color="#333333"/>
                  <v:fill on="true" color="#d9d9d9"/>
                </v:shape>
                <v:rect id="Rectangle 1721" style="position:absolute;width:3404;height:914;left:39966;top:9578;rotation:90;" filled="f" stroked="f">
                  <v:textbox inset="0,0,0,0" style="layout-flow:vertical">
                    <w:txbxContent>
                      <w:p>
                        <w:pPr>
                          <w:spacing w:before="0" w:after="160" w:line="259" w:lineRule="auto"/>
                          <w:ind w:left="0" w:right="0" w:firstLine="0"/>
                          <w:jc w:val="left"/>
                        </w:pPr>
                        <w:r>
                          <w:rPr>
                            <w:rFonts w:cs="Arial" w:hAnsi="Arial" w:eastAsia="Arial" w:ascii="Arial"/>
                            <w:color w:val="1a1a1a"/>
                            <w:sz w:val="12"/>
                          </w:rPr>
                          <w:t xml:space="preserve">Radium</w:t>
                        </w:r>
                      </w:p>
                    </w:txbxContent>
                  </v:textbox>
                </v:rect>
                <v:shape id="Shape 1722" style="position:absolute;width:0;height:237;left:32748;top:15365;" coordsize="0,23775" path="m0,23775l0,0">
                  <v:stroke weight="0.731255pt" endcap="flat" joinstyle="round" on="true" color="#333333"/>
                  <v:fill on="false" color="#000000" opacity="0"/>
                </v:shape>
                <v:shape id="Shape 1723" style="position:absolute;width:0;height:237;left:37977;top:15365;" coordsize="0,23775" path="m0,23775l0,0">
                  <v:stroke weight="0.731255pt" endcap="flat" joinstyle="round" on="true" color="#333333"/>
                  <v:fill on="false" color="#000000" opacity="0"/>
                </v:shape>
                <v:rect id="Rectangle 1724" style="position:absolute;width:6066;height:914;left:30467;top:15793;" filled="f" stroked="f">
                  <v:textbox inset="0,0,0,0">
                    <w:txbxContent>
                      <w:p>
                        <w:pPr>
                          <w:spacing w:before="0" w:after="160" w:line="259" w:lineRule="auto"/>
                          <w:ind w:left="0" w:right="0" w:firstLine="0"/>
                          <w:jc w:val="left"/>
                        </w:pPr>
                        <w:r>
                          <w:rPr>
                            <w:rFonts w:cs="Arial" w:hAnsi="Arial" w:eastAsia="Arial" w:ascii="Arial"/>
                            <w:color w:val="4d4d4d"/>
                            <w:sz w:val="12"/>
                          </w:rPr>
                          <w:t xml:space="preserve">UnMethylated</w:t>
                        </w:r>
                      </w:p>
                    </w:txbxContent>
                  </v:textbox>
                </v:rect>
                <v:rect id="Rectangle 1725" style="position:absolute;width:4803;height:914;left:36171;top:15793;" filled="f" stroked="f">
                  <v:textbox inset="0,0,0,0">
                    <w:txbxContent>
                      <w:p>
                        <w:pPr>
                          <w:spacing w:before="0" w:after="160" w:line="259" w:lineRule="auto"/>
                          <w:ind w:left="0" w:right="0" w:firstLine="0"/>
                          <w:jc w:val="left"/>
                        </w:pPr>
                        <w:r>
                          <w:rPr>
                            <w:rFonts w:cs="Arial" w:hAnsi="Arial" w:eastAsia="Arial" w:ascii="Arial"/>
                            <w:color w:val="4d4d4d"/>
                            <w:sz w:val="12"/>
                          </w:rPr>
                          <w:t xml:space="preserve">Methylated</w:t>
                        </w:r>
                      </w:p>
                    </w:txbxContent>
                  </v:textbox>
                </v:rect>
                <v:rect id="Rectangle 1726" style="position:absolute;width:6066;height:914;left:24621;top:11961;" filled="f" stroked="f">
                  <v:textbox inset="0,0,0,0">
                    <w:txbxContent>
                      <w:p>
                        <w:pPr>
                          <w:spacing w:before="0" w:after="160" w:line="259" w:lineRule="auto"/>
                          <w:ind w:left="0" w:right="0" w:firstLine="0"/>
                          <w:jc w:val="left"/>
                        </w:pPr>
                        <w:r>
                          <w:rPr>
                            <w:rFonts w:cs="Arial" w:hAnsi="Arial" w:eastAsia="Arial" w:ascii="Arial"/>
                            <w:color w:val="4d4d4d"/>
                            <w:sz w:val="12"/>
                          </w:rPr>
                          <w:t xml:space="preserve">UnMethylated</w:t>
                        </w:r>
                      </w:p>
                    </w:txbxContent>
                  </v:textbox>
                </v:rect>
                <v:rect id="Rectangle 1727" style="position:absolute;width:4803;height:914;left:25571;top:6732;" filled="f" stroked="f">
                  <v:textbox inset="0,0,0,0">
                    <w:txbxContent>
                      <w:p>
                        <w:pPr>
                          <w:spacing w:before="0" w:after="160" w:line="259" w:lineRule="auto"/>
                          <w:ind w:left="0" w:right="0" w:firstLine="0"/>
                          <w:jc w:val="left"/>
                        </w:pPr>
                        <w:r>
                          <w:rPr>
                            <w:rFonts w:cs="Arial" w:hAnsi="Arial" w:eastAsia="Arial" w:ascii="Arial"/>
                            <w:color w:val="4d4d4d"/>
                            <w:sz w:val="12"/>
                          </w:rPr>
                          <w:t xml:space="preserve">Methylated</w:t>
                        </w:r>
                      </w:p>
                    </w:txbxContent>
                  </v:textbox>
                </v:rect>
                <v:shape id="Shape 1728" style="position:absolute;width:238;height:0;left:29373;top:12227;" coordsize="23828,0" path="m0,0l23828,0">
                  <v:stroke weight="0.731255pt" endcap="flat" joinstyle="round" on="true" color="#333333"/>
                  <v:fill on="false" color="#000000" opacity="0"/>
                </v:shape>
                <v:shape id="Shape 1729" style="position:absolute;width:238;height:0;left:29373;top:6999;" coordsize="23828,0" path="m0,0l23828,0">
                  <v:stroke weight="0.731255pt" endcap="flat" joinstyle="round" on="true" color="#333333"/>
                  <v:fill on="false" color="#000000" opacity="0"/>
                </v:shape>
                <v:rect id="Rectangle 1730" style="position:absolute;width:7960;height:1175;left:32370;top:16759;" filled="f" stroked="f">
                  <v:textbox inset="0,0,0,0">
                    <w:txbxContent>
                      <w:p>
                        <w:pPr>
                          <w:spacing w:before="0" w:after="160" w:line="259" w:lineRule="auto"/>
                          <w:ind w:left="0" w:right="0" w:firstLine="0"/>
                          <w:jc w:val="left"/>
                        </w:pPr>
                        <w:r>
                          <w:rPr>
                            <w:rFonts w:cs="Arial" w:hAnsi="Arial" w:eastAsia="Arial" w:ascii="Arial"/>
                            <w:sz w:val="15"/>
                          </w:rPr>
                          <w:t xml:space="preserve">Known_status</w:t>
                        </w:r>
                      </w:p>
                    </w:txbxContent>
                  </v:textbox>
                </v:rect>
                <v:rect id="Rectangle 1731" style="position:absolute;width:9674;height:1175;left:19206;top:7825;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5"/>
                          </w:rPr>
                          <w:t xml:space="preserve">Nanopore_status</w:t>
                        </w:r>
                      </w:p>
                    </w:txbxContent>
                  </v:textbox>
                </v:rect>
              </v:group>
            </w:pict>
          </mc:Fallback>
        </mc:AlternateContent>
      </w:r>
    </w:p>
    <w:p w14:paraId="1F093E07" w14:textId="77777777" w:rsidR="00DA2B11" w:rsidRDefault="004C3EA9">
      <w:pPr>
        <w:tabs>
          <w:tab w:val="center" w:pos="3038"/>
          <w:tab w:val="center" w:pos="6348"/>
        </w:tabs>
        <w:spacing w:after="179" w:line="259" w:lineRule="auto"/>
        <w:ind w:left="0" w:right="0" w:firstLine="0"/>
        <w:jc w:val="left"/>
      </w:pPr>
      <w:r>
        <w:rPr>
          <w:rFonts w:ascii="Calibri" w:eastAsia="Calibri" w:hAnsi="Calibri" w:cs="Calibri"/>
        </w:rPr>
        <w:tab/>
      </w:r>
      <w:r>
        <w:rPr>
          <w:rFonts w:ascii="Arial" w:eastAsia="Arial" w:hAnsi="Arial" w:cs="Arial"/>
          <w:sz w:val="11"/>
        </w:rPr>
        <w:t>Known methylation status (PSQ)</w:t>
      </w:r>
      <w:r>
        <w:rPr>
          <w:rFonts w:ascii="Arial" w:eastAsia="Arial" w:hAnsi="Arial" w:cs="Arial"/>
          <w:sz w:val="11"/>
        </w:rPr>
        <w:tab/>
      </w:r>
      <w:r>
        <w:rPr>
          <w:sz w:val="20"/>
        </w:rPr>
        <w:t>(d)</w:t>
      </w:r>
    </w:p>
    <w:p w14:paraId="409D4A24" w14:textId="77777777" w:rsidR="00DA2B11" w:rsidRDefault="004C3EA9">
      <w:pPr>
        <w:spacing w:after="195" w:line="259" w:lineRule="auto"/>
        <w:ind w:left="2803" w:right="1055"/>
      </w:pPr>
      <w:r>
        <w:rPr>
          <w:sz w:val="20"/>
        </w:rPr>
        <w:t>(c)</w:t>
      </w:r>
    </w:p>
    <w:p w14:paraId="6D32185F" w14:textId="64FDEED3" w:rsidR="00DA2B11" w:rsidRDefault="004C3EA9">
      <w:pPr>
        <w:spacing w:line="264" w:lineRule="auto"/>
        <w:ind w:left="-5" w:right="0"/>
      </w:pPr>
      <w:r>
        <w:t xml:space="preserve">Figure 2: Comparison of nanopore sequencing and </w:t>
      </w:r>
      <w:del w:id="102" w:author="Einar" w:date="2023-05-13T13:57:00Z">
        <w:r w:rsidDel="00B6526E">
          <w:delText>Qiagen</w:delText>
        </w:r>
        <w:r w:rsidDel="00B6526E">
          <w:rPr>
            <w:vertAlign w:val="superscript"/>
          </w:rPr>
          <w:delText xml:space="preserve">® </w:delText>
        </w:r>
      </w:del>
      <w:r>
        <w:t xml:space="preserve">Pyrosequencing kit of </w:t>
      </w:r>
      <w:proofErr w:type="spellStart"/>
      <w:r>
        <w:t>CpGs</w:t>
      </w:r>
      <w:proofErr w:type="spellEnd"/>
      <w:r>
        <w:t xml:space="preserve"> 76-79 in exon 1 of the MGMT promoter. Results show per-site methylation percentage of each CpG (a) or average values of the 4 CpG sites analysed by the </w:t>
      </w:r>
      <w:del w:id="103" w:author="Einar" w:date="2023-05-13T13:57:00Z">
        <w:r w:rsidDel="00B6526E">
          <w:delText>Qiagen</w:delText>
        </w:r>
        <w:r w:rsidDel="00B6526E">
          <w:rPr>
            <w:vertAlign w:val="superscript"/>
          </w:rPr>
          <w:delText xml:space="preserve">® </w:delText>
        </w:r>
      </w:del>
      <w:r>
        <w:t xml:space="preserve">MGMT Pyro kit. Black horizontal and vertical lines mark the 10 % cut-off value between methylated and unmethylated samples, as determined by pyrosequencing. c) Comparison of pyrosequencing classification into methylated versus unmethylated based on a 10% average methylation threshold of </w:t>
      </w:r>
      <w:proofErr w:type="spellStart"/>
      <w:r>
        <w:t>CpGs</w:t>
      </w:r>
      <w:proofErr w:type="spellEnd"/>
      <w:r>
        <w:t xml:space="preserve"> 76-79 in the MGMT promoter. The Y-axis represents average methylation percentage of the same four CpG sites based on nanopore sequencing. d) Confusion matrix showing the concordance of classification via MGMT pyro kit (known status) and classification by average methylation of </w:t>
      </w:r>
      <w:proofErr w:type="spellStart"/>
      <w:r>
        <w:t>CpGs</w:t>
      </w:r>
      <w:proofErr w:type="spellEnd"/>
      <w:r>
        <w:t xml:space="preserve"> 76-79 as determined by nanopore sequencing.</w:t>
      </w:r>
    </w:p>
    <w:p w14:paraId="6F406F8C" w14:textId="77777777" w:rsidR="004C3EA9" w:rsidRDefault="004C3EA9">
      <w:pPr>
        <w:spacing w:line="264" w:lineRule="auto"/>
        <w:ind w:left="-5" w:right="0"/>
      </w:pPr>
    </w:p>
    <w:p w14:paraId="3DDD5171" w14:textId="6E8A1E96" w:rsidR="004C3EA9" w:rsidRDefault="004C3EA9">
      <w:pPr>
        <w:spacing w:after="160" w:line="259" w:lineRule="auto"/>
        <w:ind w:left="0" w:right="0" w:firstLine="0"/>
        <w:jc w:val="left"/>
      </w:pPr>
      <w:r>
        <w:br w:type="page"/>
      </w:r>
    </w:p>
    <w:p w14:paraId="43C445B8" w14:textId="77777777" w:rsidR="004C3EA9" w:rsidRDefault="004C3EA9">
      <w:pPr>
        <w:spacing w:line="264" w:lineRule="auto"/>
        <w:ind w:left="-5" w:right="0"/>
      </w:pPr>
    </w:p>
    <w:p w14:paraId="35DDF7C9" w14:textId="77777777" w:rsidR="00DA2B11" w:rsidRDefault="004C3EA9">
      <w:pPr>
        <w:spacing w:after="11" w:line="259" w:lineRule="auto"/>
        <w:ind w:left="239" w:right="0" w:firstLine="0"/>
        <w:jc w:val="left"/>
      </w:pPr>
      <w:r>
        <w:rPr>
          <w:rFonts w:ascii="Calibri" w:eastAsia="Calibri" w:hAnsi="Calibri" w:cs="Calibri"/>
          <w:noProof/>
          <w:lang w:val="nb-NO" w:eastAsia="nb-NO"/>
        </w:rPr>
        <mc:AlternateContent>
          <mc:Choice Requires="wpg">
            <w:drawing>
              <wp:inline distT="0" distB="0" distL="0" distR="0" wp14:anchorId="4CFFF534" wp14:editId="126EAF66">
                <wp:extent cx="5442951" cy="1347584"/>
                <wp:effectExtent l="0" t="0" r="0" b="0"/>
                <wp:docPr id="153554" name="Group 153554"/>
                <wp:cNvGraphicFramePr/>
                <a:graphic xmlns:a="http://schemas.openxmlformats.org/drawingml/2006/main">
                  <a:graphicData uri="http://schemas.microsoft.com/office/word/2010/wordprocessingGroup">
                    <wpg:wgp>
                      <wpg:cNvGrpSpPr/>
                      <wpg:grpSpPr>
                        <a:xfrm>
                          <a:off x="0" y="0"/>
                          <a:ext cx="5442951" cy="1347584"/>
                          <a:chOff x="0" y="0"/>
                          <a:chExt cx="5442951" cy="1347584"/>
                        </a:xfrm>
                      </wpg:grpSpPr>
                      <wps:wsp>
                        <wps:cNvPr id="1764" name="Shape 1764"/>
                        <wps:cNvSpPr/>
                        <wps:spPr>
                          <a:xfrm>
                            <a:off x="240733" y="1111859"/>
                            <a:ext cx="1164872" cy="0"/>
                          </a:xfrm>
                          <a:custGeom>
                            <a:avLst/>
                            <a:gdLst/>
                            <a:ahLst/>
                            <a:cxnLst/>
                            <a:rect l="0" t="0" r="0" b="0"/>
                            <a:pathLst>
                              <a:path w="1164872">
                                <a:moveTo>
                                  <a:pt x="0" y="0"/>
                                </a:moveTo>
                                <a:lnTo>
                                  <a:pt x="1164872" y="0"/>
                                </a:lnTo>
                              </a:path>
                            </a:pathLst>
                          </a:custGeom>
                          <a:ln w="4617" cap="flat">
                            <a:round/>
                          </a:ln>
                        </wps:spPr>
                        <wps:style>
                          <a:lnRef idx="1">
                            <a:srgbClr val="EBEBEB"/>
                          </a:lnRef>
                          <a:fillRef idx="0">
                            <a:srgbClr val="000000">
                              <a:alpha val="0"/>
                            </a:srgbClr>
                          </a:fillRef>
                          <a:effectRef idx="0">
                            <a:scrgbClr r="0" g="0" b="0"/>
                          </a:effectRef>
                          <a:fontRef idx="none"/>
                        </wps:style>
                        <wps:bodyPr/>
                      </wps:wsp>
                      <wps:wsp>
                        <wps:cNvPr id="1765" name="Shape 1765"/>
                        <wps:cNvSpPr/>
                        <wps:spPr>
                          <a:xfrm>
                            <a:off x="240733" y="814047"/>
                            <a:ext cx="1164872" cy="0"/>
                          </a:xfrm>
                          <a:custGeom>
                            <a:avLst/>
                            <a:gdLst/>
                            <a:ahLst/>
                            <a:cxnLst/>
                            <a:rect l="0" t="0" r="0" b="0"/>
                            <a:pathLst>
                              <a:path w="1164872">
                                <a:moveTo>
                                  <a:pt x="0" y="0"/>
                                </a:moveTo>
                                <a:lnTo>
                                  <a:pt x="1164872" y="0"/>
                                </a:lnTo>
                              </a:path>
                            </a:pathLst>
                          </a:custGeom>
                          <a:ln w="4617" cap="flat">
                            <a:round/>
                          </a:ln>
                        </wps:spPr>
                        <wps:style>
                          <a:lnRef idx="1">
                            <a:srgbClr val="EBEBEB"/>
                          </a:lnRef>
                          <a:fillRef idx="0">
                            <a:srgbClr val="000000">
                              <a:alpha val="0"/>
                            </a:srgbClr>
                          </a:fillRef>
                          <a:effectRef idx="0">
                            <a:scrgbClr r="0" g="0" b="0"/>
                          </a:effectRef>
                          <a:fontRef idx="none"/>
                        </wps:style>
                        <wps:bodyPr/>
                      </wps:wsp>
                      <wps:wsp>
                        <wps:cNvPr id="1766" name="Shape 1766"/>
                        <wps:cNvSpPr/>
                        <wps:spPr>
                          <a:xfrm>
                            <a:off x="240733" y="516235"/>
                            <a:ext cx="1164872" cy="0"/>
                          </a:xfrm>
                          <a:custGeom>
                            <a:avLst/>
                            <a:gdLst/>
                            <a:ahLst/>
                            <a:cxnLst/>
                            <a:rect l="0" t="0" r="0" b="0"/>
                            <a:pathLst>
                              <a:path w="1164872">
                                <a:moveTo>
                                  <a:pt x="0" y="0"/>
                                </a:moveTo>
                                <a:lnTo>
                                  <a:pt x="1164872" y="0"/>
                                </a:lnTo>
                              </a:path>
                            </a:pathLst>
                          </a:custGeom>
                          <a:ln w="4617" cap="flat">
                            <a:round/>
                          </a:ln>
                        </wps:spPr>
                        <wps:style>
                          <a:lnRef idx="1">
                            <a:srgbClr val="EBEBEB"/>
                          </a:lnRef>
                          <a:fillRef idx="0">
                            <a:srgbClr val="000000">
                              <a:alpha val="0"/>
                            </a:srgbClr>
                          </a:fillRef>
                          <a:effectRef idx="0">
                            <a:scrgbClr r="0" g="0" b="0"/>
                          </a:effectRef>
                          <a:fontRef idx="none"/>
                        </wps:style>
                        <wps:bodyPr/>
                      </wps:wsp>
                      <wps:wsp>
                        <wps:cNvPr id="1767" name="Shape 1767"/>
                        <wps:cNvSpPr/>
                        <wps:spPr>
                          <a:xfrm>
                            <a:off x="240733" y="218370"/>
                            <a:ext cx="1164872" cy="0"/>
                          </a:xfrm>
                          <a:custGeom>
                            <a:avLst/>
                            <a:gdLst/>
                            <a:ahLst/>
                            <a:cxnLst/>
                            <a:rect l="0" t="0" r="0" b="0"/>
                            <a:pathLst>
                              <a:path w="1164872">
                                <a:moveTo>
                                  <a:pt x="0" y="0"/>
                                </a:moveTo>
                                <a:lnTo>
                                  <a:pt x="1164872" y="0"/>
                                </a:lnTo>
                              </a:path>
                            </a:pathLst>
                          </a:custGeom>
                          <a:ln w="4617" cap="flat">
                            <a:round/>
                          </a:ln>
                        </wps:spPr>
                        <wps:style>
                          <a:lnRef idx="1">
                            <a:srgbClr val="EBEBEB"/>
                          </a:lnRef>
                          <a:fillRef idx="0">
                            <a:srgbClr val="000000">
                              <a:alpha val="0"/>
                            </a:srgbClr>
                          </a:fillRef>
                          <a:effectRef idx="0">
                            <a:scrgbClr r="0" g="0" b="0"/>
                          </a:effectRef>
                          <a:fontRef idx="none"/>
                        </wps:style>
                        <wps:bodyPr/>
                      </wps:wsp>
                      <wps:wsp>
                        <wps:cNvPr id="1768" name="Shape 1768"/>
                        <wps:cNvSpPr/>
                        <wps:spPr>
                          <a:xfrm>
                            <a:off x="435489" y="148906"/>
                            <a:ext cx="0" cy="1164819"/>
                          </a:xfrm>
                          <a:custGeom>
                            <a:avLst/>
                            <a:gdLst/>
                            <a:ahLst/>
                            <a:cxnLst/>
                            <a:rect l="0" t="0" r="0" b="0"/>
                            <a:pathLst>
                              <a:path h="1164819">
                                <a:moveTo>
                                  <a:pt x="0" y="1164819"/>
                                </a:moveTo>
                                <a:lnTo>
                                  <a:pt x="0" y="0"/>
                                </a:lnTo>
                              </a:path>
                            </a:pathLst>
                          </a:custGeom>
                          <a:ln w="4617" cap="flat">
                            <a:round/>
                          </a:ln>
                        </wps:spPr>
                        <wps:style>
                          <a:lnRef idx="1">
                            <a:srgbClr val="EBEBEB"/>
                          </a:lnRef>
                          <a:fillRef idx="0">
                            <a:srgbClr val="000000">
                              <a:alpha val="0"/>
                            </a:srgbClr>
                          </a:fillRef>
                          <a:effectRef idx="0">
                            <a:scrgbClr r="0" g="0" b="0"/>
                          </a:effectRef>
                          <a:fontRef idx="none"/>
                        </wps:style>
                        <wps:bodyPr/>
                      </wps:wsp>
                      <wps:wsp>
                        <wps:cNvPr id="1769" name="Shape 1769"/>
                        <wps:cNvSpPr/>
                        <wps:spPr>
                          <a:xfrm>
                            <a:off x="719131" y="148906"/>
                            <a:ext cx="0" cy="1164819"/>
                          </a:xfrm>
                          <a:custGeom>
                            <a:avLst/>
                            <a:gdLst/>
                            <a:ahLst/>
                            <a:cxnLst/>
                            <a:rect l="0" t="0" r="0" b="0"/>
                            <a:pathLst>
                              <a:path h="1164819">
                                <a:moveTo>
                                  <a:pt x="0" y="1164819"/>
                                </a:moveTo>
                                <a:lnTo>
                                  <a:pt x="0" y="0"/>
                                </a:lnTo>
                              </a:path>
                            </a:pathLst>
                          </a:custGeom>
                          <a:ln w="4617" cap="flat">
                            <a:round/>
                          </a:ln>
                        </wps:spPr>
                        <wps:style>
                          <a:lnRef idx="1">
                            <a:srgbClr val="EBEBEB"/>
                          </a:lnRef>
                          <a:fillRef idx="0">
                            <a:srgbClr val="000000">
                              <a:alpha val="0"/>
                            </a:srgbClr>
                          </a:fillRef>
                          <a:effectRef idx="0">
                            <a:scrgbClr r="0" g="0" b="0"/>
                          </a:effectRef>
                          <a:fontRef idx="none"/>
                        </wps:style>
                        <wps:bodyPr/>
                      </wps:wsp>
                      <wps:wsp>
                        <wps:cNvPr id="1770" name="Shape 1770"/>
                        <wps:cNvSpPr/>
                        <wps:spPr>
                          <a:xfrm>
                            <a:off x="1002827" y="148906"/>
                            <a:ext cx="0" cy="1164819"/>
                          </a:xfrm>
                          <a:custGeom>
                            <a:avLst/>
                            <a:gdLst/>
                            <a:ahLst/>
                            <a:cxnLst/>
                            <a:rect l="0" t="0" r="0" b="0"/>
                            <a:pathLst>
                              <a:path h="1164819">
                                <a:moveTo>
                                  <a:pt x="0" y="1164819"/>
                                </a:moveTo>
                                <a:lnTo>
                                  <a:pt x="0" y="0"/>
                                </a:lnTo>
                              </a:path>
                            </a:pathLst>
                          </a:custGeom>
                          <a:ln w="4617" cap="flat">
                            <a:round/>
                          </a:ln>
                        </wps:spPr>
                        <wps:style>
                          <a:lnRef idx="1">
                            <a:srgbClr val="EBEBEB"/>
                          </a:lnRef>
                          <a:fillRef idx="0">
                            <a:srgbClr val="000000">
                              <a:alpha val="0"/>
                            </a:srgbClr>
                          </a:fillRef>
                          <a:effectRef idx="0">
                            <a:scrgbClr r="0" g="0" b="0"/>
                          </a:effectRef>
                          <a:fontRef idx="none"/>
                        </wps:style>
                        <wps:bodyPr/>
                      </wps:wsp>
                      <wps:wsp>
                        <wps:cNvPr id="1771" name="Shape 1771"/>
                        <wps:cNvSpPr/>
                        <wps:spPr>
                          <a:xfrm>
                            <a:off x="1286470" y="148906"/>
                            <a:ext cx="0" cy="1164819"/>
                          </a:xfrm>
                          <a:custGeom>
                            <a:avLst/>
                            <a:gdLst/>
                            <a:ahLst/>
                            <a:cxnLst/>
                            <a:rect l="0" t="0" r="0" b="0"/>
                            <a:pathLst>
                              <a:path h="1164819">
                                <a:moveTo>
                                  <a:pt x="0" y="1164819"/>
                                </a:moveTo>
                                <a:lnTo>
                                  <a:pt x="0" y="0"/>
                                </a:lnTo>
                              </a:path>
                            </a:pathLst>
                          </a:custGeom>
                          <a:ln w="4617" cap="flat">
                            <a:round/>
                          </a:ln>
                        </wps:spPr>
                        <wps:style>
                          <a:lnRef idx="1">
                            <a:srgbClr val="EBEBEB"/>
                          </a:lnRef>
                          <a:fillRef idx="0">
                            <a:srgbClr val="000000">
                              <a:alpha val="0"/>
                            </a:srgbClr>
                          </a:fillRef>
                          <a:effectRef idx="0">
                            <a:scrgbClr r="0" g="0" b="0"/>
                          </a:effectRef>
                          <a:fontRef idx="none"/>
                        </wps:style>
                        <wps:bodyPr/>
                      </wps:wsp>
                      <wps:wsp>
                        <wps:cNvPr id="1772" name="Shape 1772"/>
                        <wps:cNvSpPr/>
                        <wps:spPr>
                          <a:xfrm>
                            <a:off x="240733" y="1260817"/>
                            <a:ext cx="1164872" cy="0"/>
                          </a:xfrm>
                          <a:custGeom>
                            <a:avLst/>
                            <a:gdLst/>
                            <a:ahLst/>
                            <a:cxnLst/>
                            <a:rect l="0" t="0" r="0" b="0"/>
                            <a:pathLst>
                              <a:path w="1164872">
                                <a:moveTo>
                                  <a:pt x="0" y="0"/>
                                </a:moveTo>
                                <a:lnTo>
                                  <a:pt x="1164872"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773" name="Shape 1773"/>
                        <wps:cNvSpPr/>
                        <wps:spPr>
                          <a:xfrm>
                            <a:off x="240733" y="962953"/>
                            <a:ext cx="1164872" cy="0"/>
                          </a:xfrm>
                          <a:custGeom>
                            <a:avLst/>
                            <a:gdLst/>
                            <a:ahLst/>
                            <a:cxnLst/>
                            <a:rect l="0" t="0" r="0" b="0"/>
                            <a:pathLst>
                              <a:path w="1164872">
                                <a:moveTo>
                                  <a:pt x="0" y="0"/>
                                </a:moveTo>
                                <a:lnTo>
                                  <a:pt x="1164872"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774" name="Shape 1774"/>
                        <wps:cNvSpPr/>
                        <wps:spPr>
                          <a:xfrm>
                            <a:off x="240733" y="665141"/>
                            <a:ext cx="1164872" cy="0"/>
                          </a:xfrm>
                          <a:custGeom>
                            <a:avLst/>
                            <a:gdLst/>
                            <a:ahLst/>
                            <a:cxnLst/>
                            <a:rect l="0" t="0" r="0" b="0"/>
                            <a:pathLst>
                              <a:path w="1164872">
                                <a:moveTo>
                                  <a:pt x="0" y="0"/>
                                </a:moveTo>
                                <a:lnTo>
                                  <a:pt x="1164872"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775" name="Shape 1775"/>
                        <wps:cNvSpPr/>
                        <wps:spPr>
                          <a:xfrm>
                            <a:off x="240733" y="367276"/>
                            <a:ext cx="1164872" cy="0"/>
                          </a:xfrm>
                          <a:custGeom>
                            <a:avLst/>
                            <a:gdLst/>
                            <a:ahLst/>
                            <a:cxnLst/>
                            <a:rect l="0" t="0" r="0" b="0"/>
                            <a:pathLst>
                              <a:path w="1164872">
                                <a:moveTo>
                                  <a:pt x="0" y="0"/>
                                </a:moveTo>
                                <a:lnTo>
                                  <a:pt x="1164872"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776" name="Shape 1776"/>
                        <wps:cNvSpPr/>
                        <wps:spPr>
                          <a:xfrm>
                            <a:off x="293694" y="148906"/>
                            <a:ext cx="0" cy="1164819"/>
                          </a:xfrm>
                          <a:custGeom>
                            <a:avLst/>
                            <a:gdLst/>
                            <a:ahLst/>
                            <a:cxnLst/>
                            <a:rect l="0" t="0" r="0" b="0"/>
                            <a:pathLst>
                              <a:path h="1164819">
                                <a:moveTo>
                                  <a:pt x="0" y="1164819"/>
                                </a:moveTo>
                                <a:lnTo>
                                  <a:pt x="0"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777" name="Shape 1777"/>
                        <wps:cNvSpPr/>
                        <wps:spPr>
                          <a:xfrm>
                            <a:off x="577336" y="148906"/>
                            <a:ext cx="0" cy="1164819"/>
                          </a:xfrm>
                          <a:custGeom>
                            <a:avLst/>
                            <a:gdLst/>
                            <a:ahLst/>
                            <a:cxnLst/>
                            <a:rect l="0" t="0" r="0" b="0"/>
                            <a:pathLst>
                              <a:path h="1164819">
                                <a:moveTo>
                                  <a:pt x="0" y="1164819"/>
                                </a:moveTo>
                                <a:lnTo>
                                  <a:pt x="0"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778" name="Shape 1778"/>
                        <wps:cNvSpPr/>
                        <wps:spPr>
                          <a:xfrm>
                            <a:off x="860979" y="148906"/>
                            <a:ext cx="0" cy="1164819"/>
                          </a:xfrm>
                          <a:custGeom>
                            <a:avLst/>
                            <a:gdLst/>
                            <a:ahLst/>
                            <a:cxnLst/>
                            <a:rect l="0" t="0" r="0" b="0"/>
                            <a:pathLst>
                              <a:path h="1164819">
                                <a:moveTo>
                                  <a:pt x="0" y="1164819"/>
                                </a:moveTo>
                                <a:lnTo>
                                  <a:pt x="0"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779" name="Shape 1779"/>
                        <wps:cNvSpPr/>
                        <wps:spPr>
                          <a:xfrm>
                            <a:off x="1144622" y="148906"/>
                            <a:ext cx="0" cy="1164819"/>
                          </a:xfrm>
                          <a:custGeom>
                            <a:avLst/>
                            <a:gdLst/>
                            <a:ahLst/>
                            <a:cxnLst/>
                            <a:rect l="0" t="0" r="0" b="0"/>
                            <a:pathLst>
                              <a:path h="1164819">
                                <a:moveTo>
                                  <a:pt x="0" y="1164819"/>
                                </a:moveTo>
                                <a:lnTo>
                                  <a:pt x="0"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780" name="Shape 1780"/>
                        <wps:cNvSpPr/>
                        <wps:spPr>
                          <a:xfrm>
                            <a:off x="286158" y="1253229"/>
                            <a:ext cx="15071" cy="15124"/>
                          </a:xfrm>
                          <a:custGeom>
                            <a:avLst/>
                            <a:gdLst/>
                            <a:ahLst/>
                            <a:cxnLst/>
                            <a:rect l="0" t="0" r="0" b="0"/>
                            <a:pathLst>
                              <a:path w="15071" h="15124">
                                <a:moveTo>
                                  <a:pt x="7535" y="0"/>
                                </a:moveTo>
                                <a:cubicBezTo>
                                  <a:pt x="11675" y="0"/>
                                  <a:pt x="15071" y="3396"/>
                                  <a:pt x="15071" y="7589"/>
                                </a:cubicBezTo>
                                <a:cubicBezTo>
                                  <a:pt x="15071" y="11728"/>
                                  <a:pt x="11675" y="15124"/>
                                  <a:pt x="7535" y="15124"/>
                                </a:cubicBezTo>
                                <a:cubicBezTo>
                                  <a:pt x="3343" y="15124"/>
                                  <a:pt x="0" y="11728"/>
                                  <a:pt x="0" y="7589"/>
                                </a:cubicBezTo>
                                <a:cubicBezTo>
                                  <a:pt x="0" y="3396"/>
                                  <a:pt x="3343" y="0"/>
                                  <a:pt x="7535"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781" name="Shape 1781"/>
                        <wps:cNvSpPr/>
                        <wps:spPr>
                          <a:xfrm>
                            <a:off x="256600" y="1169542"/>
                            <a:ext cx="74135" cy="74188"/>
                          </a:xfrm>
                          <a:custGeom>
                            <a:avLst/>
                            <a:gdLst/>
                            <a:ahLst/>
                            <a:cxnLst/>
                            <a:rect l="0" t="0" r="0" b="0"/>
                            <a:pathLst>
                              <a:path w="74135" h="74188">
                                <a:moveTo>
                                  <a:pt x="37094" y="0"/>
                                </a:moveTo>
                                <a:cubicBezTo>
                                  <a:pt x="57471" y="0"/>
                                  <a:pt x="74135" y="16716"/>
                                  <a:pt x="74135" y="37094"/>
                                </a:cubicBezTo>
                                <a:cubicBezTo>
                                  <a:pt x="74135" y="57525"/>
                                  <a:pt x="57471" y="74188"/>
                                  <a:pt x="37094" y="74188"/>
                                </a:cubicBezTo>
                                <a:cubicBezTo>
                                  <a:pt x="16663" y="74188"/>
                                  <a:pt x="0" y="57525"/>
                                  <a:pt x="0" y="37094"/>
                                </a:cubicBezTo>
                                <a:cubicBezTo>
                                  <a:pt x="0" y="16716"/>
                                  <a:pt x="16663" y="0"/>
                                  <a:pt x="37094"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782" name="Shape 1782"/>
                        <wps:cNvSpPr/>
                        <wps:spPr>
                          <a:xfrm>
                            <a:off x="328718" y="1154843"/>
                            <a:ext cx="71746" cy="71747"/>
                          </a:xfrm>
                          <a:custGeom>
                            <a:avLst/>
                            <a:gdLst/>
                            <a:ahLst/>
                            <a:cxnLst/>
                            <a:rect l="0" t="0" r="0" b="0"/>
                            <a:pathLst>
                              <a:path w="71746" h="71747">
                                <a:moveTo>
                                  <a:pt x="35873" y="0"/>
                                </a:moveTo>
                                <a:cubicBezTo>
                                  <a:pt x="55614" y="0"/>
                                  <a:pt x="71746" y="16132"/>
                                  <a:pt x="71746" y="35873"/>
                                </a:cubicBezTo>
                                <a:cubicBezTo>
                                  <a:pt x="71746" y="55614"/>
                                  <a:pt x="55614" y="71747"/>
                                  <a:pt x="35873" y="71747"/>
                                </a:cubicBezTo>
                                <a:cubicBezTo>
                                  <a:pt x="16132" y="71747"/>
                                  <a:pt x="0" y="55614"/>
                                  <a:pt x="0" y="35873"/>
                                </a:cubicBezTo>
                                <a:cubicBezTo>
                                  <a:pt x="0" y="16132"/>
                                  <a:pt x="16132" y="0"/>
                                  <a:pt x="35873"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783" name="Shape 1783"/>
                        <wps:cNvSpPr/>
                        <wps:spPr>
                          <a:xfrm>
                            <a:off x="309189" y="1175273"/>
                            <a:ext cx="91647" cy="91647"/>
                          </a:xfrm>
                          <a:custGeom>
                            <a:avLst/>
                            <a:gdLst/>
                            <a:ahLst/>
                            <a:cxnLst/>
                            <a:rect l="0" t="0" r="0" b="0"/>
                            <a:pathLst>
                              <a:path w="91647" h="91647">
                                <a:moveTo>
                                  <a:pt x="45797" y="0"/>
                                </a:moveTo>
                                <a:cubicBezTo>
                                  <a:pt x="71004" y="0"/>
                                  <a:pt x="91647" y="20590"/>
                                  <a:pt x="91647" y="45797"/>
                                </a:cubicBezTo>
                                <a:cubicBezTo>
                                  <a:pt x="91647" y="71004"/>
                                  <a:pt x="71004" y="91647"/>
                                  <a:pt x="45797" y="91647"/>
                                </a:cubicBezTo>
                                <a:cubicBezTo>
                                  <a:pt x="20590" y="91647"/>
                                  <a:pt x="0" y="71004"/>
                                  <a:pt x="0" y="45797"/>
                                </a:cubicBezTo>
                                <a:cubicBezTo>
                                  <a:pt x="0" y="20590"/>
                                  <a:pt x="20590" y="0"/>
                                  <a:pt x="45797"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784" name="Shape 1784"/>
                        <wps:cNvSpPr/>
                        <wps:spPr>
                          <a:xfrm>
                            <a:off x="269442" y="1236566"/>
                            <a:ext cx="48503" cy="48503"/>
                          </a:xfrm>
                          <a:custGeom>
                            <a:avLst/>
                            <a:gdLst/>
                            <a:ahLst/>
                            <a:cxnLst/>
                            <a:rect l="0" t="0" r="0" b="0"/>
                            <a:pathLst>
                              <a:path w="48503" h="48503">
                                <a:moveTo>
                                  <a:pt x="24252" y="0"/>
                                </a:moveTo>
                                <a:cubicBezTo>
                                  <a:pt x="37571" y="0"/>
                                  <a:pt x="48503" y="10879"/>
                                  <a:pt x="48503" y="24252"/>
                                </a:cubicBezTo>
                                <a:cubicBezTo>
                                  <a:pt x="48503" y="37571"/>
                                  <a:pt x="37571" y="48503"/>
                                  <a:pt x="24252" y="48503"/>
                                </a:cubicBezTo>
                                <a:cubicBezTo>
                                  <a:pt x="10879" y="48503"/>
                                  <a:pt x="0" y="37571"/>
                                  <a:pt x="0" y="24252"/>
                                </a:cubicBezTo>
                                <a:cubicBezTo>
                                  <a:pt x="0" y="10879"/>
                                  <a:pt x="10879" y="0"/>
                                  <a:pt x="24252"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785" name="Shape 1785"/>
                        <wps:cNvSpPr/>
                        <wps:spPr>
                          <a:xfrm>
                            <a:off x="548468" y="1231949"/>
                            <a:ext cx="57684" cy="57684"/>
                          </a:xfrm>
                          <a:custGeom>
                            <a:avLst/>
                            <a:gdLst/>
                            <a:ahLst/>
                            <a:cxnLst/>
                            <a:rect l="0" t="0" r="0" b="0"/>
                            <a:pathLst>
                              <a:path w="57684" h="57684">
                                <a:moveTo>
                                  <a:pt x="28868" y="0"/>
                                </a:moveTo>
                                <a:cubicBezTo>
                                  <a:pt x="44735" y="0"/>
                                  <a:pt x="57684" y="13001"/>
                                  <a:pt x="57684" y="28868"/>
                                </a:cubicBezTo>
                                <a:cubicBezTo>
                                  <a:pt x="57684" y="44735"/>
                                  <a:pt x="44735" y="57684"/>
                                  <a:pt x="28868" y="57684"/>
                                </a:cubicBezTo>
                                <a:cubicBezTo>
                                  <a:pt x="13001" y="57684"/>
                                  <a:pt x="0" y="44735"/>
                                  <a:pt x="0" y="28868"/>
                                </a:cubicBezTo>
                                <a:cubicBezTo>
                                  <a:pt x="0" y="13001"/>
                                  <a:pt x="13001" y="0"/>
                                  <a:pt x="28868"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786" name="Shape 1786"/>
                        <wps:cNvSpPr/>
                        <wps:spPr>
                          <a:xfrm>
                            <a:off x="269442" y="1236566"/>
                            <a:ext cx="48503" cy="48503"/>
                          </a:xfrm>
                          <a:custGeom>
                            <a:avLst/>
                            <a:gdLst/>
                            <a:ahLst/>
                            <a:cxnLst/>
                            <a:rect l="0" t="0" r="0" b="0"/>
                            <a:pathLst>
                              <a:path w="48503" h="48503">
                                <a:moveTo>
                                  <a:pt x="24252" y="0"/>
                                </a:moveTo>
                                <a:cubicBezTo>
                                  <a:pt x="37571" y="0"/>
                                  <a:pt x="48503" y="10879"/>
                                  <a:pt x="48503" y="24252"/>
                                </a:cubicBezTo>
                                <a:cubicBezTo>
                                  <a:pt x="48503" y="37571"/>
                                  <a:pt x="37571" y="48503"/>
                                  <a:pt x="24252" y="48503"/>
                                </a:cubicBezTo>
                                <a:cubicBezTo>
                                  <a:pt x="10879" y="48503"/>
                                  <a:pt x="0" y="37571"/>
                                  <a:pt x="0" y="24252"/>
                                </a:cubicBezTo>
                                <a:cubicBezTo>
                                  <a:pt x="0" y="10879"/>
                                  <a:pt x="10879" y="0"/>
                                  <a:pt x="24252"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787" name="Shape 1787"/>
                        <wps:cNvSpPr/>
                        <wps:spPr>
                          <a:xfrm>
                            <a:off x="639956" y="1120615"/>
                            <a:ext cx="63840" cy="63786"/>
                          </a:xfrm>
                          <a:custGeom>
                            <a:avLst/>
                            <a:gdLst/>
                            <a:ahLst/>
                            <a:cxnLst/>
                            <a:rect l="0" t="0" r="0" b="0"/>
                            <a:pathLst>
                              <a:path w="63840" h="63786">
                                <a:moveTo>
                                  <a:pt x="31946" y="0"/>
                                </a:moveTo>
                                <a:cubicBezTo>
                                  <a:pt x="49458" y="0"/>
                                  <a:pt x="63840" y="14328"/>
                                  <a:pt x="63840" y="31893"/>
                                </a:cubicBezTo>
                                <a:cubicBezTo>
                                  <a:pt x="63840" y="49405"/>
                                  <a:pt x="49458" y="63786"/>
                                  <a:pt x="31946" y="63786"/>
                                </a:cubicBezTo>
                                <a:cubicBezTo>
                                  <a:pt x="14381" y="63786"/>
                                  <a:pt x="0" y="49405"/>
                                  <a:pt x="0" y="31893"/>
                                </a:cubicBezTo>
                                <a:cubicBezTo>
                                  <a:pt x="0" y="14328"/>
                                  <a:pt x="14381" y="0"/>
                                  <a:pt x="31946"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788" name="Shape 1788"/>
                        <wps:cNvSpPr/>
                        <wps:spPr>
                          <a:xfrm>
                            <a:off x="462287" y="1109683"/>
                            <a:ext cx="75355" cy="75302"/>
                          </a:xfrm>
                          <a:custGeom>
                            <a:avLst/>
                            <a:gdLst/>
                            <a:ahLst/>
                            <a:cxnLst/>
                            <a:rect l="0" t="0" r="0" b="0"/>
                            <a:pathLst>
                              <a:path w="75355" h="75302">
                                <a:moveTo>
                                  <a:pt x="37678" y="0"/>
                                </a:moveTo>
                                <a:cubicBezTo>
                                  <a:pt x="58374" y="0"/>
                                  <a:pt x="75355" y="16928"/>
                                  <a:pt x="75355" y="37677"/>
                                </a:cubicBezTo>
                                <a:cubicBezTo>
                                  <a:pt x="75355" y="58374"/>
                                  <a:pt x="58374" y="75302"/>
                                  <a:pt x="37678" y="75302"/>
                                </a:cubicBezTo>
                                <a:cubicBezTo>
                                  <a:pt x="16981" y="75302"/>
                                  <a:pt x="0" y="58374"/>
                                  <a:pt x="0" y="37677"/>
                                </a:cubicBezTo>
                                <a:cubicBezTo>
                                  <a:pt x="0" y="16928"/>
                                  <a:pt x="16981" y="0"/>
                                  <a:pt x="37678"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789" name="Shape 1789"/>
                        <wps:cNvSpPr/>
                        <wps:spPr>
                          <a:xfrm>
                            <a:off x="268434" y="1235504"/>
                            <a:ext cx="50520" cy="50573"/>
                          </a:xfrm>
                          <a:custGeom>
                            <a:avLst/>
                            <a:gdLst/>
                            <a:ahLst/>
                            <a:cxnLst/>
                            <a:rect l="0" t="0" r="0" b="0"/>
                            <a:pathLst>
                              <a:path w="50520" h="50573">
                                <a:moveTo>
                                  <a:pt x="25260" y="0"/>
                                </a:moveTo>
                                <a:cubicBezTo>
                                  <a:pt x="39163" y="0"/>
                                  <a:pt x="50520" y="11409"/>
                                  <a:pt x="50520" y="25313"/>
                                </a:cubicBezTo>
                                <a:cubicBezTo>
                                  <a:pt x="50520" y="39216"/>
                                  <a:pt x="39163" y="50573"/>
                                  <a:pt x="25260" y="50573"/>
                                </a:cubicBezTo>
                                <a:cubicBezTo>
                                  <a:pt x="11356" y="50573"/>
                                  <a:pt x="0" y="39216"/>
                                  <a:pt x="0" y="25313"/>
                                </a:cubicBezTo>
                                <a:cubicBezTo>
                                  <a:pt x="0" y="11409"/>
                                  <a:pt x="11356" y="0"/>
                                  <a:pt x="25260"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790" name="Shape 1790"/>
                        <wps:cNvSpPr/>
                        <wps:spPr>
                          <a:xfrm>
                            <a:off x="259041" y="1163493"/>
                            <a:ext cx="69252" cy="69199"/>
                          </a:xfrm>
                          <a:custGeom>
                            <a:avLst/>
                            <a:gdLst/>
                            <a:ahLst/>
                            <a:cxnLst/>
                            <a:rect l="0" t="0" r="0" b="0"/>
                            <a:pathLst>
                              <a:path w="69252" h="69199">
                                <a:moveTo>
                                  <a:pt x="34653" y="0"/>
                                </a:moveTo>
                                <a:cubicBezTo>
                                  <a:pt x="53651" y="0"/>
                                  <a:pt x="69252" y="15549"/>
                                  <a:pt x="69252" y="34600"/>
                                </a:cubicBezTo>
                                <a:cubicBezTo>
                                  <a:pt x="69252" y="53651"/>
                                  <a:pt x="53651" y="69199"/>
                                  <a:pt x="34653" y="69199"/>
                                </a:cubicBezTo>
                                <a:cubicBezTo>
                                  <a:pt x="15602" y="69199"/>
                                  <a:pt x="0" y="53651"/>
                                  <a:pt x="0" y="34600"/>
                                </a:cubicBezTo>
                                <a:cubicBezTo>
                                  <a:pt x="0" y="15549"/>
                                  <a:pt x="15602" y="0"/>
                                  <a:pt x="34653"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791" name="Shape 1791"/>
                        <wps:cNvSpPr/>
                        <wps:spPr>
                          <a:xfrm>
                            <a:off x="494074" y="1054918"/>
                            <a:ext cx="89842" cy="89789"/>
                          </a:xfrm>
                          <a:custGeom>
                            <a:avLst/>
                            <a:gdLst/>
                            <a:ahLst/>
                            <a:cxnLst/>
                            <a:rect l="0" t="0" r="0" b="0"/>
                            <a:pathLst>
                              <a:path w="89842" h="89789">
                                <a:moveTo>
                                  <a:pt x="44895" y="0"/>
                                </a:moveTo>
                                <a:cubicBezTo>
                                  <a:pt x="69624" y="0"/>
                                  <a:pt x="89842" y="20165"/>
                                  <a:pt x="89842" y="44895"/>
                                </a:cubicBezTo>
                                <a:cubicBezTo>
                                  <a:pt x="89842" y="69571"/>
                                  <a:pt x="69624" y="89789"/>
                                  <a:pt x="44895" y="89789"/>
                                </a:cubicBezTo>
                                <a:cubicBezTo>
                                  <a:pt x="20219" y="89789"/>
                                  <a:pt x="0" y="69571"/>
                                  <a:pt x="0" y="44895"/>
                                </a:cubicBezTo>
                                <a:cubicBezTo>
                                  <a:pt x="0" y="20165"/>
                                  <a:pt x="20219" y="0"/>
                                  <a:pt x="44895"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792" name="Shape 1792"/>
                        <wps:cNvSpPr/>
                        <wps:spPr>
                          <a:xfrm>
                            <a:off x="619100" y="1223140"/>
                            <a:ext cx="75302" cy="75302"/>
                          </a:xfrm>
                          <a:custGeom>
                            <a:avLst/>
                            <a:gdLst/>
                            <a:ahLst/>
                            <a:cxnLst/>
                            <a:rect l="0" t="0" r="0" b="0"/>
                            <a:pathLst>
                              <a:path w="75302" h="75302">
                                <a:moveTo>
                                  <a:pt x="37624" y="0"/>
                                </a:moveTo>
                                <a:cubicBezTo>
                                  <a:pt x="58374" y="0"/>
                                  <a:pt x="75302" y="16928"/>
                                  <a:pt x="75302" y="37678"/>
                                </a:cubicBezTo>
                                <a:cubicBezTo>
                                  <a:pt x="75302" y="58374"/>
                                  <a:pt x="58374" y="75302"/>
                                  <a:pt x="37624" y="75302"/>
                                </a:cubicBezTo>
                                <a:cubicBezTo>
                                  <a:pt x="16928" y="75302"/>
                                  <a:pt x="0" y="58374"/>
                                  <a:pt x="0" y="37678"/>
                                </a:cubicBezTo>
                                <a:cubicBezTo>
                                  <a:pt x="0" y="16928"/>
                                  <a:pt x="16928" y="0"/>
                                  <a:pt x="37624"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793" name="Shape 1793"/>
                        <wps:cNvSpPr/>
                        <wps:spPr>
                          <a:xfrm>
                            <a:off x="501238" y="1241448"/>
                            <a:ext cx="38739" cy="38686"/>
                          </a:xfrm>
                          <a:custGeom>
                            <a:avLst/>
                            <a:gdLst/>
                            <a:ahLst/>
                            <a:cxnLst/>
                            <a:rect l="0" t="0" r="0" b="0"/>
                            <a:pathLst>
                              <a:path w="38739" h="38686">
                                <a:moveTo>
                                  <a:pt x="19370" y="0"/>
                                </a:moveTo>
                                <a:cubicBezTo>
                                  <a:pt x="29983" y="0"/>
                                  <a:pt x="38739" y="8703"/>
                                  <a:pt x="38739" y="19370"/>
                                </a:cubicBezTo>
                                <a:cubicBezTo>
                                  <a:pt x="38739" y="29983"/>
                                  <a:pt x="29983" y="38686"/>
                                  <a:pt x="19370" y="38686"/>
                                </a:cubicBezTo>
                                <a:cubicBezTo>
                                  <a:pt x="8703" y="38686"/>
                                  <a:pt x="0" y="29983"/>
                                  <a:pt x="0" y="19370"/>
                                </a:cubicBezTo>
                                <a:cubicBezTo>
                                  <a:pt x="0" y="8703"/>
                                  <a:pt x="8703" y="0"/>
                                  <a:pt x="19370"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794" name="Shape 1794"/>
                        <wps:cNvSpPr/>
                        <wps:spPr>
                          <a:xfrm>
                            <a:off x="265674" y="1232798"/>
                            <a:ext cx="55986" cy="55986"/>
                          </a:xfrm>
                          <a:custGeom>
                            <a:avLst/>
                            <a:gdLst/>
                            <a:ahLst/>
                            <a:cxnLst/>
                            <a:rect l="0" t="0" r="0" b="0"/>
                            <a:pathLst>
                              <a:path w="55986" h="55986">
                                <a:moveTo>
                                  <a:pt x="28019" y="0"/>
                                </a:moveTo>
                                <a:cubicBezTo>
                                  <a:pt x="43409" y="0"/>
                                  <a:pt x="55986" y="12577"/>
                                  <a:pt x="55986" y="28019"/>
                                </a:cubicBezTo>
                                <a:cubicBezTo>
                                  <a:pt x="55986" y="43409"/>
                                  <a:pt x="43409" y="55986"/>
                                  <a:pt x="28019" y="55986"/>
                                </a:cubicBezTo>
                                <a:cubicBezTo>
                                  <a:pt x="12577" y="55986"/>
                                  <a:pt x="0" y="43409"/>
                                  <a:pt x="0" y="28019"/>
                                </a:cubicBezTo>
                                <a:cubicBezTo>
                                  <a:pt x="0" y="12577"/>
                                  <a:pt x="12577" y="0"/>
                                  <a:pt x="28019"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795" name="Shape 1795"/>
                        <wps:cNvSpPr/>
                        <wps:spPr>
                          <a:xfrm>
                            <a:off x="264825" y="1231949"/>
                            <a:ext cx="57684" cy="57684"/>
                          </a:xfrm>
                          <a:custGeom>
                            <a:avLst/>
                            <a:gdLst/>
                            <a:ahLst/>
                            <a:cxnLst/>
                            <a:rect l="0" t="0" r="0" b="0"/>
                            <a:pathLst>
                              <a:path w="57684" h="57684">
                                <a:moveTo>
                                  <a:pt x="28868" y="0"/>
                                </a:moveTo>
                                <a:cubicBezTo>
                                  <a:pt x="44735" y="0"/>
                                  <a:pt x="57684" y="13001"/>
                                  <a:pt x="57684" y="28868"/>
                                </a:cubicBezTo>
                                <a:cubicBezTo>
                                  <a:pt x="57684" y="44735"/>
                                  <a:pt x="44735" y="57684"/>
                                  <a:pt x="28868" y="57684"/>
                                </a:cubicBezTo>
                                <a:cubicBezTo>
                                  <a:pt x="13001" y="57684"/>
                                  <a:pt x="0" y="44735"/>
                                  <a:pt x="0" y="28868"/>
                                </a:cubicBezTo>
                                <a:cubicBezTo>
                                  <a:pt x="0" y="13001"/>
                                  <a:pt x="13001" y="0"/>
                                  <a:pt x="28868"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796" name="Shape 1796"/>
                        <wps:cNvSpPr/>
                        <wps:spPr>
                          <a:xfrm>
                            <a:off x="264825" y="1231949"/>
                            <a:ext cx="57684" cy="57684"/>
                          </a:xfrm>
                          <a:custGeom>
                            <a:avLst/>
                            <a:gdLst/>
                            <a:ahLst/>
                            <a:cxnLst/>
                            <a:rect l="0" t="0" r="0" b="0"/>
                            <a:pathLst>
                              <a:path w="57684" h="57684">
                                <a:moveTo>
                                  <a:pt x="28868" y="0"/>
                                </a:moveTo>
                                <a:cubicBezTo>
                                  <a:pt x="44735" y="0"/>
                                  <a:pt x="57684" y="13001"/>
                                  <a:pt x="57684" y="28868"/>
                                </a:cubicBezTo>
                                <a:cubicBezTo>
                                  <a:pt x="57684" y="44735"/>
                                  <a:pt x="44735" y="57684"/>
                                  <a:pt x="28868" y="57684"/>
                                </a:cubicBezTo>
                                <a:cubicBezTo>
                                  <a:pt x="13001" y="57684"/>
                                  <a:pt x="0" y="44735"/>
                                  <a:pt x="0" y="28868"/>
                                </a:cubicBezTo>
                                <a:cubicBezTo>
                                  <a:pt x="0" y="13001"/>
                                  <a:pt x="13001" y="0"/>
                                  <a:pt x="28868"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797" name="Shape 1797"/>
                        <wps:cNvSpPr/>
                        <wps:spPr>
                          <a:xfrm>
                            <a:off x="264825" y="1231949"/>
                            <a:ext cx="57684" cy="57684"/>
                          </a:xfrm>
                          <a:custGeom>
                            <a:avLst/>
                            <a:gdLst/>
                            <a:ahLst/>
                            <a:cxnLst/>
                            <a:rect l="0" t="0" r="0" b="0"/>
                            <a:pathLst>
                              <a:path w="57684" h="57684">
                                <a:moveTo>
                                  <a:pt x="28868" y="0"/>
                                </a:moveTo>
                                <a:cubicBezTo>
                                  <a:pt x="44735" y="0"/>
                                  <a:pt x="57684" y="13001"/>
                                  <a:pt x="57684" y="28868"/>
                                </a:cubicBezTo>
                                <a:cubicBezTo>
                                  <a:pt x="57684" y="44735"/>
                                  <a:pt x="44735" y="57684"/>
                                  <a:pt x="28868" y="57684"/>
                                </a:cubicBezTo>
                                <a:cubicBezTo>
                                  <a:pt x="13001" y="57684"/>
                                  <a:pt x="0" y="44735"/>
                                  <a:pt x="0" y="28868"/>
                                </a:cubicBezTo>
                                <a:cubicBezTo>
                                  <a:pt x="0" y="13001"/>
                                  <a:pt x="13001" y="0"/>
                                  <a:pt x="28868"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798" name="Shape 1798"/>
                        <wps:cNvSpPr/>
                        <wps:spPr>
                          <a:xfrm>
                            <a:off x="267426" y="1234549"/>
                            <a:ext cx="52483" cy="52483"/>
                          </a:xfrm>
                          <a:custGeom>
                            <a:avLst/>
                            <a:gdLst/>
                            <a:ahLst/>
                            <a:cxnLst/>
                            <a:rect l="0" t="0" r="0" b="0"/>
                            <a:pathLst>
                              <a:path w="52483" h="52483">
                                <a:moveTo>
                                  <a:pt x="26268" y="0"/>
                                </a:moveTo>
                                <a:cubicBezTo>
                                  <a:pt x="40649" y="0"/>
                                  <a:pt x="52483" y="11834"/>
                                  <a:pt x="52483" y="26268"/>
                                </a:cubicBezTo>
                                <a:cubicBezTo>
                                  <a:pt x="52483" y="40649"/>
                                  <a:pt x="40649" y="52483"/>
                                  <a:pt x="26268" y="52483"/>
                                </a:cubicBezTo>
                                <a:cubicBezTo>
                                  <a:pt x="11834" y="52483"/>
                                  <a:pt x="0" y="40649"/>
                                  <a:pt x="0" y="26268"/>
                                </a:cubicBezTo>
                                <a:cubicBezTo>
                                  <a:pt x="0" y="11834"/>
                                  <a:pt x="11834" y="0"/>
                                  <a:pt x="26268"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799" name="Shape 1799"/>
                        <wps:cNvSpPr/>
                        <wps:spPr>
                          <a:xfrm>
                            <a:off x="261058" y="1228181"/>
                            <a:ext cx="65219" cy="65219"/>
                          </a:xfrm>
                          <a:custGeom>
                            <a:avLst/>
                            <a:gdLst/>
                            <a:ahLst/>
                            <a:cxnLst/>
                            <a:rect l="0" t="0" r="0" b="0"/>
                            <a:pathLst>
                              <a:path w="65219" h="65219">
                                <a:moveTo>
                                  <a:pt x="32636" y="0"/>
                                </a:moveTo>
                                <a:cubicBezTo>
                                  <a:pt x="50573" y="0"/>
                                  <a:pt x="65219" y="14699"/>
                                  <a:pt x="65219" y="32636"/>
                                </a:cubicBezTo>
                                <a:cubicBezTo>
                                  <a:pt x="65219" y="50573"/>
                                  <a:pt x="50573" y="65219"/>
                                  <a:pt x="32636" y="65219"/>
                                </a:cubicBezTo>
                                <a:cubicBezTo>
                                  <a:pt x="14699" y="65219"/>
                                  <a:pt x="0" y="50573"/>
                                  <a:pt x="0" y="32636"/>
                                </a:cubicBezTo>
                                <a:cubicBezTo>
                                  <a:pt x="0" y="14699"/>
                                  <a:pt x="14699" y="0"/>
                                  <a:pt x="32636"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00" name="Shape 1800"/>
                        <wps:cNvSpPr/>
                        <wps:spPr>
                          <a:xfrm>
                            <a:off x="271671" y="1238795"/>
                            <a:ext cx="44046" cy="43992"/>
                          </a:xfrm>
                          <a:custGeom>
                            <a:avLst/>
                            <a:gdLst/>
                            <a:ahLst/>
                            <a:cxnLst/>
                            <a:rect l="0" t="0" r="0" b="0"/>
                            <a:pathLst>
                              <a:path w="44046" h="43992">
                                <a:moveTo>
                                  <a:pt x="22023" y="0"/>
                                </a:moveTo>
                                <a:cubicBezTo>
                                  <a:pt x="34122" y="0"/>
                                  <a:pt x="44046" y="9871"/>
                                  <a:pt x="44046" y="22023"/>
                                </a:cubicBezTo>
                                <a:cubicBezTo>
                                  <a:pt x="44046" y="34122"/>
                                  <a:pt x="34122" y="43992"/>
                                  <a:pt x="22023" y="43992"/>
                                </a:cubicBezTo>
                                <a:cubicBezTo>
                                  <a:pt x="9871" y="43992"/>
                                  <a:pt x="0" y="34122"/>
                                  <a:pt x="0" y="22023"/>
                                </a:cubicBezTo>
                                <a:cubicBezTo>
                                  <a:pt x="0" y="9871"/>
                                  <a:pt x="9871" y="0"/>
                                  <a:pt x="22023"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01" name="Shape 1801"/>
                        <wps:cNvSpPr/>
                        <wps:spPr>
                          <a:xfrm>
                            <a:off x="271671" y="1238795"/>
                            <a:ext cx="44046" cy="43992"/>
                          </a:xfrm>
                          <a:custGeom>
                            <a:avLst/>
                            <a:gdLst/>
                            <a:ahLst/>
                            <a:cxnLst/>
                            <a:rect l="0" t="0" r="0" b="0"/>
                            <a:pathLst>
                              <a:path w="44046" h="43992">
                                <a:moveTo>
                                  <a:pt x="22023" y="0"/>
                                </a:moveTo>
                                <a:cubicBezTo>
                                  <a:pt x="34122" y="0"/>
                                  <a:pt x="44046" y="9871"/>
                                  <a:pt x="44046" y="22023"/>
                                </a:cubicBezTo>
                                <a:cubicBezTo>
                                  <a:pt x="44046" y="34122"/>
                                  <a:pt x="34122" y="43992"/>
                                  <a:pt x="22023" y="43992"/>
                                </a:cubicBezTo>
                                <a:cubicBezTo>
                                  <a:pt x="9871" y="43992"/>
                                  <a:pt x="0" y="34122"/>
                                  <a:pt x="0" y="22023"/>
                                </a:cubicBezTo>
                                <a:cubicBezTo>
                                  <a:pt x="0" y="9871"/>
                                  <a:pt x="9871" y="0"/>
                                  <a:pt x="22023"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02" name="Shape 1802"/>
                        <wps:cNvSpPr/>
                        <wps:spPr>
                          <a:xfrm>
                            <a:off x="271671" y="1238795"/>
                            <a:ext cx="44046" cy="43992"/>
                          </a:xfrm>
                          <a:custGeom>
                            <a:avLst/>
                            <a:gdLst/>
                            <a:ahLst/>
                            <a:cxnLst/>
                            <a:rect l="0" t="0" r="0" b="0"/>
                            <a:pathLst>
                              <a:path w="44046" h="43992">
                                <a:moveTo>
                                  <a:pt x="22023" y="0"/>
                                </a:moveTo>
                                <a:cubicBezTo>
                                  <a:pt x="34122" y="0"/>
                                  <a:pt x="44046" y="9871"/>
                                  <a:pt x="44046" y="22023"/>
                                </a:cubicBezTo>
                                <a:cubicBezTo>
                                  <a:pt x="44046" y="34122"/>
                                  <a:pt x="34122" y="43992"/>
                                  <a:pt x="22023" y="43992"/>
                                </a:cubicBezTo>
                                <a:cubicBezTo>
                                  <a:pt x="9871" y="43992"/>
                                  <a:pt x="0" y="34122"/>
                                  <a:pt x="0" y="22023"/>
                                </a:cubicBezTo>
                                <a:cubicBezTo>
                                  <a:pt x="0" y="9871"/>
                                  <a:pt x="9871" y="0"/>
                                  <a:pt x="22023"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03" name="Shape 1803"/>
                        <wps:cNvSpPr/>
                        <wps:spPr>
                          <a:xfrm>
                            <a:off x="270503" y="1237627"/>
                            <a:ext cx="46328" cy="46328"/>
                          </a:xfrm>
                          <a:custGeom>
                            <a:avLst/>
                            <a:gdLst/>
                            <a:ahLst/>
                            <a:cxnLst/>
                            <a:rect l="0" t="0" r="0" b="0"/>
                            <a:pathLst>
                              <a:path w="46328" h="46328">
                                <a:moveTo>
                                  <a:pt x="23190" y="0"/>
                                </a:moveTo>
                                <a:cubicBezTo>
                                  <a:pt x="35926" y="0"/>
                                  <a:pt x="46328" y="10401"/>
                                  <a:pt x="46328" y="23190"/>
                                </a:cubicBezTo>
                                <a:cubicBezTo>
                                  <a:pt x="46328" y="35926"/>
                                  <a:pt x="35926" y="46328"/>
                                  <a:pt x="23190" y="46328"/>
                                </a:cubicBezTo>
                                <a:cubicBezTo>
                                  <a:pt x="10401" y="46328"/>
                                  <a:pt x="0" y="35926"/>
                                  <a:pt x="0" y="23190"/>
                                </a:cubicBezTo>
                                <a:cubicBezTo>
                                  <a:pt x="0" y="10401"/>
                                  <a:pt x="10401" y="0"/>
                                  <a:pt x="23190"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04" name="Shape 1804"/>
                        <wps:cNvSpPr/>
                        <wps:spPr>
                          <a:xfrm>
                            <a:off x="642237" y="1032577"/>
                            <a:ext cx="59276" cy="59329"/>
                          </a:xfrm>
                          <a:custGeom>
                            <a:avLst/>
                            <a:gdLst/>
                            <a:ahLst/>
                            <a:cxnLst/>
                            <a:rect l="0" t="0" r="0" b="0"/>
                            <a:pathLst>
                              <a:path w="59276" h="59329">
                                <a:moveTo>
                                  <a:pt x="29664" y="0"/>
                                </a:moveTo>
                                <a:cubicBezTo>
                                  <a:pt x="45956" y="0"/>
                                  <a:pt x="59276" y="13373"/>
                                  <a:pt x="59276" y="29664"/>
                                </a:cubicBezTo>
                                <a:cubicBezTo>
                                  <a:pt x="59276" y="45956"/>
                                  <a:pt x="45956" y="59329"/>
                                  <a:pt x="29664" y="59329"/>
                                </a:cubicBezTo>
                                <a:cubicBezTo>
                                  <a:pt x="13320" y="59329"/>
                                  <a:pt x="0" y="45956"/>
                                  <a:pt x="0" y="29664"/>
                                </a:cubicBezTo>
                                <a:cubicBezTo>
                                  <a:pt x="0" y="13373"/>
                                  <a:pt x="13320" y="0"/>
                                  <a:pt x="29664"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05" name="Shape 1805"/>
                        <wps:cNvSpPr/>
                        <wps:spPr>
                          <a:xfrm>
                            <a:off x="837789" y="939815"/>
                            <a:ext cx="46381" cy="46328"/>
                          </a:xfrm>
                          <a:custGeom>
                            <a:avLst/>
                            <a:gdLst/>
                            <a:ahLst/>
                            <a:cxnLst/>
                            <a:rect l="0" t="0" r="0" b="0"/>
                            <a:pathLst>
                              <a:path w="46381" h="46328">
                                <a:moveTo>
                                  <a:pt x="23190" y="0"/>
                                </a:moveTo>
                                <a:cubicBezTo>
                                  <a:pt x="35926" y="0"/>
                                  <a:pt x="46381" y="10401"/>
                                  <a:pt x="46381" y="23137"/>
                                </a:cubicBezTo>
                                <a:cubicBezTo>
                                  <a:pt x="46381" y="35873"/>
                                  <a:pt x="35926" y="46328"/>
                                  <a:pt x="23190" y="46328"/>
                                </a:cubicBezTo>
                                <a:cubicBezTo>
                                  <a:pt x="10454" y="46328"/>
                                  <a:pt x="0" y="35873"/>
                                  <a:pt x="0" y="23137"/>
                                </a:cubicBezTo>
                                <a:cubicBezTo>
                                  <a:pt x="0" y="10401"/>
                                  <a:pt x="10454" y="0"/>
                                  <a:pt x="23190"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06" name="Shape 1806"/>
                        <wps:cNvSpPr/>
                        <wps:spPr>
                          <a:xfrm>
                            <a:off x="280215" y="1247338"/>
                            <a:ext cx="26905" cy="26905"/>
                          </a:xfrm>
                          <a:custGeom>
                            <a:avLst/>
                            <a:gdLst/>
                            <a:ahLst/>
                            <a:cxnLst/>
                            <a:rect l="0" t="0" r="0" b="0"/>
                            <a:pathLst>
                              <a:path w="26905" h="26905">
                                <a:moveTo>
                                  <a:pt x="13479" y="0"/>
                                </a:moveTo>
                                <a:cubicBezTo>
                                  <a:pt x="20855" y="0"/>
                                  <a:pt x="26905" y="6050"/>
                                  <a:pt x="26905" y="13479"/>
                                </a:cubicBezTo>
                                <a:cubicBezTo>
                                  <a:pt x="26905" y="20855"/>
                                  <a:pt x="20855" y="26905"/>
                                  <a:pt x="13479" y="26905"/>
                                </a:cubicBezTo>
                                <a:cubicBezTo>
                                  <a:pt x="6050" y="26905"/>
                                  <a:pt x="0" y="20855"/>
                                  <a:pt x="0" y="13479"/>
                                </a:cubicBezTo>
                                <a:cubicBezTo>
                                  <a:pt x="0" y="6050"/>
                                  <a:pt x="6050" y="0"/>
                                  <a:pt x="13479"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07" name="Shape 1807"/>
                        <wps:cNvSpPr/>
                        <wps:spPr>
                          <a:xfrm>
                            <a:off x="370588" y="1102200"/>
                            <a:ext cx="52483" cy="52430"/>
                          </a:xfrm>
                          <a:custGeom>
                            <a:avLst/>
                            <a:gdLst/>
                            <a:ahLst/>
                            <a:cxnLst/>
                            <a:rect l="0" t="0" r="0" b="0"/>
                            <a:pathLst>
                              <a:path w="52483" h="52430">
                                <a:moveTo>
                                  <a:pt x="26215" y="0"/>
                                </a:moveTo>
                                <a:cubicBezTo>
                                  <a:pt x="40649" y="0"/>
                                  <a:pt x="52483" y="11781"/>
                                  <a:pt x="52483" y="26215"/>
                                </a:cubicBezTo>
                                <a:cubicBezTo>
                                  <a:pt x="52483" y="40649"/>
                                  <a:pt x="40649" y="52430"/>
                                  <a:pt x="26215" y="52430"/>
                                </a:cubicBezTo>
                                <a:cubicBezTo>
                                  <a:pt x="11834" y="52430"/>
                                  <a:pt x="0" y="40649"/>
                                  <a:pt x="0" y="26215"/>
                                </a:cubicBezTo>
                                <a:cubicBezTo>
                                  <a:pt x="0" y="11781"/>
                                  <a:pt x="11834" y="0"/>
                                  <a:pt x="26215"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08" name="Shape 1808"/>
                        <wps:cNvSpPr/>
                        <wps:spPr>
                          <a:xfrm>
                            <a:off x="1320008" y="802690"/>
                            <a:ext cx="65219" cy="65219"/>
                          </a:xfrm>
                          <a:custGeom>
                            <a:avLst/>
                            <a:gdLst/>
                            <a:ahLst/>
                            <a:cxnLst/>
                            <a:rect l="0" t="0" r="0" b="0"/>
                            <a:pathLst>
                              <a:path w="65219" h="65219">
                                <a:moveTo>
                                  <a:pt x="32636" y="0"/>
                                </a:moveTo>
                                <a:cubicBezTo>
                                  <a:pt x="50573" y="0"/>
                                  <a:pt x="65219" y="14700"/>
                                  <a:pt x="65219" y="32636"/>
                                </a:cubicBezTo>
                                <a:cubicBezTo>
                                  <a:pt x="65219" y="50573"/>
                                  <a:pt x="50573" y="65219"/>
                                  <a:pt x="32636" y="65219"/>
                                </a:cubicBezTo>
                                <a:cubicBezTo>
                                  <a:pt x="14700" y="65219"/>
                                  <a:pt x="0" y="50573"/>
                                  <a:pt x="0" y="32636"/>
                                </a:cubicBezTo>
                                <a:cubicBezTo>
                                  <a:pt x="0" y="14700"/>
                                  <a:pt x="14700" y="0"/>
                                  <a:pt x="32636"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09" name="Shape 1809"/>
                        <wps:cNvSpPr/>
                        <wps:spPr>
                          <a:xfrm>
                            <a:off x="271671" y="1238795"/>
                            <a:ext cx="44046" cy="43992"/>
                          </a:xfrm>
                          <a:custGeom>
                            <a:avLst/>
                            <a:gdLst/>
                            <a:ahLst/>
                            <a:cxnLst/>
                            <a:rect l="0" t="0" r="0" b="0"/>
                            <a:pathLst>
                              <a:path w="44046" h="43992">
                                <a:moveTo>
                                  <a:pt x="22023" y="0"/>
                                </a:moveTo>
                                <a:cubicBezTo>
                                  <a:pt x="34122" y="0"/>
                                  <a:pt x="44046" y="9871"/>
                                  <a:pt x="44046" y="22023"/>
                                </a:cubicBezTo>
                                <a:cubicBezTo>
                                  <a:pt x="44046" y="34122"/>
                                  <a:pt x="34122" y="43992"/>
                                  <a:pt x="22023" y="43992"/>
                                </a:cubicBezTo>
                                <a:cubicBezTo>
                                  <a:pt x="9871" y="43992"/>
                                  <a:pt x="0" y="34122"/>
                                  <a:pt x="0" y="22023"/>
                                </a:cubicBezTo>
                                <a:cubicBezTo>
                                  <a:pt x="0" y="9871"/>
                                  <a:pt x="9871" y="0"/>
                                  <a:pt x="22023"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10" name="Shape 1810"/>
                        <wps:cNvSpPr/>
                        <wps:spPr>
                          <a:xfrm>
                            <a:off x="249701" y="1216825"/>
                            <a:ext cx="87932" cy="87932"/>
                          </a:xfrm>
                          <a:custGeom>
                            <a:avLst/>
                            <a:gdLst/>
                            <a:ahLst/>
                            <a:cxnLst/>
                            <a:rect l="0" t="0" r="0" b="0"/>
                            <a:pathLst>
                              <a:path w="87932" h="87932">
                                <a:moveTo>
                                  <a:pt x="43992" y="0"/>
                                </a:moveTo>
                                <a:cubicBezTo>
                                  <a:pt x="68138" y="0"/>
                                  <a:pt x="87932" y="19794"/>
                                  <a:pt x="87932" y="43992"/>
                                </a:cubicBezTo>
                                <a:cubicBezTo>
                                  <a:pt x="87932" y="68138"/>
                                  <a:pt x="68138" y="87932"/>
                                  <a:pt x="43992" y="87932"/>
                                </a:cubicBezTo>
                                <a:cubicBezTo>
                                  <a:pt x="19794" y="87932"/>
                                  <a:pt x="0" y="68138"/>
                                  <a:pt x="0" y="43992"/>
                                </a:cubicBezTo>
                                <a:cubicBezTo>
                                  <a:pt x="0" y="19794"/>
                                  <a:pt x="19794" y="0"/>
                                  <a:pt x="43992"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11" name="Shape 1811"/>
                        <wps:cNvSpPr/>
                        <wps:spPr>
                          <a:xfrm>
                            <a:off x="262490" y="1070785"/>
                            <a:ext cx="62354" cy="62354"/>
                          </a:xfrm>
                          <a:custGeom>
                            <a:avLst/>
                            <a:gdLst/>
                            <a:ahLst/>
                            <a:cxnLst/>
                            <a:rect l="0" t="0" r="0" b="0"/>
                            <a:pathLst>
                              <a:path w="62354" h="62354">
                                <a:moveTo>
                                  <a:pt x="31203" y="0"/>
                                </a:moveTo>
                                <a:cubicBezTo>
                                  <a:pt x="48344" y="0"/>
                                  <a:pt x="62354" y="14010"/>
                                  <a:pt x="62354" y="31150"/>
                                </a:cubicBezTo>
                                <a:cubicBezTo>
                                  <a:pt x="62354" y="48291"/>
                                  <a:pt x="48344" y="62354"/>
                                  <a:pt x="31203" y="62354"/>
                                </a:cubicBezTo>
                                <a:cubicBezTo>
                                  <a:pt x="14063" y="62354"/>
                                  <a:pt x="0" y="48291"/>
                                  <a:pt x="0" y="31150"/>
                                </a:cubicBezTo>
                                <a:cubicBezTo>
                                  <a:pt x="0" y="14010"/>
                                  <a:pt x="14063" y="0"/>
                                  <a:pt x="31203"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12" name="Shape 1812"/>
                        <wps:cNvSpPr/>
                        <wps:spPr>
                          <a:xfrm>
                            <a:off x="297939" y="1180368"/>
                            <a:ext cx="78751" cy="78698"/>
                          </a:xfrm>
                          <a:custGeom>
                            <a:avLst/>
                            <a:gdLst/>
                            <a:ahLst/>
                            <a:cxnLst/>
                            <a:rect l="0" t="0" r="0" b="0"/>
                            <a:pathLst>
                              <a:path w="78751" h="78698">
                                <a:moveTo>
                                  <a:pt x="39376" y="0"/>
                                </a:moveTo>
                                <a:cubicBezTo>
                                  <a:pt x="61027" y="0"/>
                                  <a:pt x="78751" y="17724"/>
                                  <a:pt x="78751" y="39376"/>
                                </a:cubicBezTo>
                                <a:cubicBezTo>
                                  <a:pt x="78751" y="60974"/>
                                  <a:pt x="61027" y="78698"/>
                                  <a:pt x="39376" y="78698"/>
                                </a:cubicBezTo>
                                <a:cubicBezTo>
                                  <a:pt x="17724" y="78698"/>
                                  <a:pt x="0" y="60974"/>
                                  <a:pt x="0" y="39376"/>
                                </a:cubicBezTo>
                                <a:cubicBezTo>
                                  <a:pt x="0" y="17724"/>
                                  <a:pt x="17724" y="0"/>
                                  <a:pt x="39376"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13" name="Shape 1813"/>
                        <wps:cNvSpPr/>
                        <wps:spPr>
                          <a:xfrm>
                            <a:off x="360240" y="1232798"/>
                            <a:ext cx="55986" cy="55986"/>
                          </a:xfrm>
                          <a:custGeom>
                            <a:avLst/>
                            <a:gdLst/>
                            <a:ahLst/>
                            <a:cxnLst/>
                            <a:rect l="0" t="0" r="0" b="0"/>
                            <a:pathLst>
                              <a:path w="55986" h="55986">
                                <a:moveTo>
                                  <a:pt x="27966" y="0"/>
                                </a:moveTo>
                                <a:cubicBezTo>
                                  <a:pt x="43409" y="0"/>
                                  <a:pt x="55986" y="12577"/>
                                  <a:pt x="55986" y="28019"/>
                                </a:cubicBezTo>
                                <a:cubicBezTo>
                                  <a:pt x="55986" y="43409"/>
                                  <a:pt x="43409" y="55986"/>
                                  <a:pt x="27966" y="55986"/>
                                </a:cubicBezTo>
                                <a:cubicBezTo>
                                  <a:pt x="12577" y="55986"/>
                                  <a:pt x="0" y="43409"/>
                                  <a:pt x="0" y="28019"/>
                                </a:cubicBezTo>
                                <a:cubicBezTo>
                                  <a:pt x="0" y="12577"/>
                                  <a:pt x="12577" y="0"/>
                                  <a:pt x="27966"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14" name="Shape 1814"/>
                        <wps:cNvSpPr/>
                        <wps:spPr>
                          <a:xfrm>
                            <a:off x="269442" y="1087607"/>
                            <a:ext cx="48503" cy="48503"/>
                          </a:xfrm>
                          <a:custGeom>
                            <a:avLst/>
                            <a:gdLst/>
                            <a:ahLst/>
                            <a:cxnLst/>
                            <a:rect l="0" t="0" r="0" b="0"/>
                            <a:pathLst>
                              <a:path w="48503" h="48503">
                                <a:moveTo>
                                  <a:pt x="24252" y="0"/>
                                </a:moveTo>
                                <a:cubicBezTo>
                                  <a:pt x="37571" y="0"/>
                                  <a:pt x="48503" y="10932"/>
                                  <a:pt x="48503" y="24252"/>
                                </a:cubicBezTo>
                                <a:cubicBezTo>
                                  <a:pt x="48503" y="37624"/>
                                  <a:pt x="37571" y="48503"/>
                                  <a:pt x="24252" y="48503"/>
                                </a:cubicBezTo>
                                <a:cubicBezTo>
                                  <a:pt x="10879" y="48503"/>
                                  <a:pt x="0" y="37624"/>
                                  <a:pt x="0" y="24252"/>
                                </a:cubicBezTo>
                                <a:cubicBezTo>
                                  <a:pt x="0" y="10932"/>
                                  <a:pt x="10879" y="0"/>
                                  <a:pt x="24252"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15" name="Shape 1815"/>
                        <wps:cNvSpPr/>
                        <wps:spPr>
                          <a:xfrm>
                            <a:off x="377486" y="1231153"/>
                            <a:ext cx="59276" cy="59276"/>
                          </a:xfrm>
                          <a:custGeom>
                            <a:avLst/>
                            <a:gdLst/>
                            <a:ahLst/>
                            <a:cxnLst/>
                            <a:rect l="0" t="0" r="0" b="0"/>
                            <a:pathLst>
                              <a:path w="59276" h="59276">
                                <a:moveTo>
                                  <a:pt x="29664" y="0"/>
                                </a:moveTo>
                                <a:cubicBezTo>
                                  <a:pt x="45956" y="0"/>
                                  <a:pt x="59276" y="13320"/>
                                  <a:pt x="59276" y="29664"/>
                                </a:cubicBezTo>
                                <a:cubicBezTo>
                                  <a:pt x="59276" y="45956"/>
                                  <a:pt x="45956" y="59276"/>
                                  <a:pt x="29664" y="59276"/>
                                </a:cubicBezTo>
                                <a:cubicBezTo>
                                  <a:pt x="13320" y="59276"/>
                                  <a:pt x="0" y="45956"/>
                                  <a:pt x="0" y="29664"/>
                                </a:cubicBezTo>
                                <a:cubicBezTo>
                                  <a:pt x="0" y="13320"/>
                                  <a:pt x="13320" y="0"/>
                                  <a:pt x="29664"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16" name="Shape 1816"/>
                        <wps:cNvSpPr/>
                        <wps:spPr>
                          <a:xfrm>
                            <a:off x="264029" y="1231153"/>
                            <a:ext cx="59276" cy="59276"/>
                          </a:xfrm>
                          <a:custGeom>
                            <a:avLst/>
                            <a:gdLst/>
                            <a:ahLst/>
                            <a:cxnLst/>
                            <a:rect l="0" t="0" r="0" b="0"/>
                            <a:pathLst>
                              <a:path w="59276" h="59276">
                                <a:moveTo>
                                  <a:pt x="29664" y="0"/>
                                </a:moveTo>
                                <a:cubicBezTo>
                                  <a:pt x="45956" y="0"/>
                                  <a:pt x="59276" y="13320"/>
                                  <a:pt x="59276" y="29664"/>
                                </a:cubicBezTo>
                                <a:cubicBezTo>
                                  <a:pt x="59276" y="45956"/>
                                  <a:pt x="45956" y="59276"/>
                                  <a:pt x="29664" y="59276"/>
                                </a:cubicBezTo>
                                <a:cubicBezTo>
                                  <a:pt x="13320" y="59276"/>
                                  <a:pt x="0" y="45956"/>
                                  <a:pt x="0" y="29664"/>
                                </a:cubicBezTo>
                                <a:cubicBezTo>
                                  <a:pt x="0" y="13320"/>
                                  <a:pt x="13320" y="0"/>
                                  <a:pt x="29664"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17" name="Shape 1817"/>
                        <wps:cNvSpPr/>
                        <wps:spPr>
                          <a:xfrm>
                            <a:off x="262490" y="1229614"/>
                            <a:ext cx="62354" cy="62354"/>
                          </a:xfrm>
                          <a:custGeom>
                            <a:avLst/>
                            <a:gdLst/>
                            <a:ahLst/>
                            <a:cxnLst/>
                            <a:rect l="0" t="0" r="0" b="0"/>
                            <a:pathLst>
                              <a:path w="62354" h="62354">
                                <a:moveTo>
                                  <a:pt x="31203" y="0"/>
                                </a:moveTo>
                                <a:cubicBezTo>
                                  <a:pt x="48344" y="0"/>
                                  <a:pt x="62354" y="14063"/>
                                  <a:pt x="62354" y="31204"/>
                                </a:cubicBezTo>
                                <a:cubicBezTo>
                                  <a:pt x="62354" y="48344"/>
                                  <a:pt x="48344" y="62354"/>
                                  <a:pt x="31203" y="62354"/>
                                </a:cubicBezTo>
                                <a:cubicBezTo>
                                  <a:pt x="14063" y="62354"/>
                                  <a:pt x="0" y="48344"/>
                                  <a:pt x="0" y="31204"/>
                                </a:cubicBezTo>
                                <a:cubicBezTo>
                                  <a:pt x="0" y="14063"/>
                                  <a:pt x="14063" y="0"/>
                                  <a:pt x="31203"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18" name="Shape 1818"/>
                        <wps:cNvSpPr/>
                        <wps:spPr>
                          <a:xfrm>
                            <a:off x="267426" y="1234549"/>
                            <a:ext cx="52483" cy="52483"/>
                          </a:xfrm>
                          <a:custGeom>
                            <a:avLst/>
                            <a:gdLst/>
                            <a:ahLst/>
                            <a:cxnLst/>
                            <a:rect l="0" t="0" r="0" b="0"/>
                            <a:pathLst>
                              <a:path w="52483" h="52483">
                                <a:moveTo>
                                  <a:pt x="26268" y="0"/>
                                </a:moveTo>
                                <a:cubicBezTo>
                                  <a:pt x="40649" y="0"/>
                                  <a:pt x="52483" y="11834"/>
                                  <a:pt x="52483" y="26268"/>
                                </a:cubicBezTo>
                                <a:cubicBezTo>
                                  <a:pt x="52483" y="40649"/>
                                  <a:pt x="40649" y="52483"/>
                                  <a:pt x="26268" y="52483"/>
                                </a:cubicBezTo>
                                <a:cubicBezTo>
                                  <a:pt x="11834" y="52483"/>
                                  <a:pt x="0" y="40649"/>
                                  <a:pt x="0" y="26268"/>
                                </a:cubicBezTo>
                                <a:cubicBezTo>
                                  <a:pt x="0" y="11834"/>
                                  <a:pt x="11834" y="0"/>
                                  <a:pt x="26268"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19" name="Shape 1819"/>
                        <wps:cNvSpPr/>
                        <wps:spPr>
                          <a:xfrm>
                            <a:off x="288811" y="1219319"/>
                            <a:ext cx="82944" cy="82944"/>
                          </a:xfrm>
                          <a:custGeom>
                            <a:avLst/>
                            <a:gdLst/>
                            <a:ahLst/>
                            <a:cxnLst/>
                            <a:rect l="0" t="0" r="0" b="0"/>
                            <a:pathLst>
                              <a:path w="82944" h="82944">
                                <a:moveTo>
                                  <a:pt x="41445" y="0"/>
                                </a:moveTo>
                                <a:cubicBezTo>
                                  <a:pt x="64264" y="0"/>
                                  <a:pt x="82944" y="18680"/>
                                  <a:pt x="82944" y="41498"/>
                                </a:cubicBezTo>
                                <a:cubicBezTo>
                                  <a:pt x="82944" y="64317"/>
                                  <a:pt x="64264" y="82944"/>
                                  <a:pt x="41445" y="82944"/>
                                </a:cubicBezTo>
                                <a:cubicBezTo>
                                  <a:pt x="18627" y="82944"/>
                                  <a:pt x="0" y="64317"/>
                                  <a:pt x="0" y="41498"/>
                                </a:cubicBezTo>
                                <a:cubicBezTo>
                                  <a:pt x="0" y="18680"/>
                                  <a:pt x="18627" y="0"/>
                                  <a:pt x="41445"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20" name="Shape 1820"/>
                        <wps:cNvSpPr/>
                        <wps:spPr>
                          <a:xfrm>
                            <a:off x="277774" y="1244897"/>
                            <a:ext cx="31787" cy="31787"/>
                          </a:xfrm>
                          <a:custGeom>
                            <a:avLst/>
                            <a:gdLst/>
                            <a:ahLst/>
                            <a:cxnLst/>
                            <a:rect l="0" t="0" r="0" b="0"/>
                            <a:pathLst>
                              <a:path w="31787" h="31787">
                                <a:moveTo>
                                  <a:pt x="15920" y="0"/>
                                </a:moveTo>
                                <a:cubicBezTo>
                                  <a:pt x="24623" y="0"/>
                                  <a:pt x="31787" y="7164"/>
                                  <a:pt x="31787" y="15920"/>
                                </a:cubicBezTo>
                                <a:cubicBezTo>
                                  <a:pt x="31787" y="24623"/>
                                  <a:pt x="24623" y="31787"/>
                                  <a:pt x="15920" y="31787"/>
                                </a:cubicBezTo>
                                <a:cubicBezTo>
                                  <a:pt x="7164" y="31787"/>
                                  <a:pt x="0" y="24623"/>
                                  <a:pt x="0" y="15920"/>
                                </a:cubicBezTo>
                                <a:cubicBezTo>
                                  <a:pt x="0" y="7164"/>
                                  <a:pt x="7164" y="0"/>
                                  <a:pt x="15920"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21" name="Shape 1821"/>
                        <wps:cNvSpPr/>
                        <wps:spPr>
                          <a:xfrm>
                            <a:off x="264029" y="1231153"/>
                            <a:ext cx="59276" cy="59276"/>
                          </a:xfrm>
                          <a:custGeom>
                            <a:avLst/>
                            <a:gdLst/>
                            <a:ahLst/>
                            <a:cxnLst/>
                            <a:rect l="0" t="0" r="0" b="0"/>
                            <a:pathLst>
                              <a:path w="59276" h="59276">
                                <a:moveTo>
                                  <a:pt x="29664" y="0"/>
                                </a:moveTo>
                                <a:cubicBezTo>
                                  <a:pt x="45956" y="0"/>
                                  <a:pt x="59276" y="13320"/>
                                  <a:pt x="59276" y="29664"/>
                                </a:cubicBezTo>
                                <a:cubicBezTo>
                                  <a:pt x="59276" y="45956"/>
                                  <a:pt x="45956" y="59276"/>
                                  <a:pt x="29664" y="59276"/>
                                </a:cubicBezTo>
                                <a:cubicBezTo>
                                  <a:pt x="13320" y="59276"/>
                                  <a:pt x="0" y="45956"/>
                                  <a:pt x="0" y="29664"/>
                                </a:cubicBezTo>
                                <a:cubicBezTo>
                                  <a:pt x="0" y="13320"/>
                                  <a:pt x="13320" y="0"/>
                                  <a:pt x="29664"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22" name="Shape 1822"/>
                        <wps:cNvSpPr/>
                        <wps:spPr>
                          <a:xfrm>
                            <a:off x="850366" y="900652"/>
                            <a:ext cx="70526" cy="70473"/>
                          </a:xfrm>
                          <a:custGeom>
                            <a:avLst/>
                            <a:gdLst/>
                            <a:ahLst/>
                            <a:cxnLst/>
                            <a:rect l="0" t="0" r="0" b="0"/>
                            <a:pathLst>
                              <a:path w="70526" h="70473">
                                <a:moveTo>
                                  <a:pt x="35289" y="0"/>
                                </a:moveTo>
                                <a:cubicBezTo>
                                  <a:pt x="54659" y="0"/>
                                  <a:pt x="70526" y="15867"/>
                                  <a:pt x="70526" y="35236"/>
                                </a:cubicBezTo>
                                <a:cubicBezTo>
                                  <a:pt x="70526" y="54606"/>
                                  <a:pt x="54659" y="70473"/>
                                  <a:pt x="35289" y="70473"/>
                                </a:cubicBezTo>
                                <a:cubicBezTo>
                                  <a:pt x="15867" y="70473"/>
                                  <a:pt x="0" y="54606"/>
                                  <a:pt x="0" y="35236"/>
                                </a:cubicBezTo>
                                <a:cubicBezTo>
                                  <a:pt x="0" y="15867"/>
                                  <a:pt x="15867" y="0"/>
                                  <a:pt x="35289"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23" name="Shape 1823"/>
                        <wps:cNvSpPr/>
                        <wps:spPr>
                          <a:xfrm>
                            <a:off x="1156828" y="409146"/>
                            <a:ext cx="65219" cy="65219"/>
                          </a:xfrm>
                          <a:custGeom>
                            <a:avLst/>
                            <a:gdLst/>
                            <a:ahLst/>
                            <a:cxnLst/>
                            <a:rect l="0" t="0" r="0" b="0"/>
                            <a:pathLst>
                              <a:path w="65219" h="65219">
                                <a:moveTo>
                                  <a:pt x="32583" y="0"/>
                                </a:moveTo>
                                <a:cubicBezTo>
                                  <a:pt x="50520" y="0"/>
                                  <a:pt x="65219" y="14699"/>
                                  <a:pt x="65219" y="32636"/>
                                </a:cubicBezTo>
                                <a:cubicBezTo>
                                  <a:pt x="65219" y="50573"/>
                                  <a:pt x="50520" y="65219"/>
                                  <a:pt x="32583" y="65219"/>
                                </a:cubicBezTo>
                                <a:cubicBezTo>
                                  <a:pt x="14646" y="65219"/>
                                  <a:pt x="0" y="50573"/>
                                  <a:pt x="0" y="32636"/>
                                </a:cubicBezTo>
                                <a:cubicBezTo>
                                  <a:pt x="0" y="14699"/>
                                  <a:pt x="14646" y="0"/>
                                  <a:pt x="32583"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24" name="Shape 1824"/>
                        <wps:cNvSpPr/>
                        <wps:spPr>
                          <a:xfrm>
                            <a:off x="692439" y="1176229"/>
                            <a:ext cx="80874" cy="80874"/>
                          </a:xfrm>
                          <a:custGeom>
                            <a:avLst/>
                            <a:gdLst/>
                            <a:ahLst/>
                            <a:cxnLst/>
                            <a:rect l="0" t="0" r="0" b="0"/>
                            <a:pathLst>
                              <a:path w="80874" h="80874">
                                <a:moveTo>
                                  <a:pt x="40437" y="0"/>
                                </a:moveTo>
                                <a:cubicBezTo>
                                  <a:pt x="62672" y="0"/>
                                  <a:pt x="80874" y="18202"/>
                                  <a:pt x="80874" y="40437"/>
                                </a:cubicBezTo>
                                <a:cubicBezTo>
                                  <a:pt x="80874" y="62672"/>
                                  <a:pt x="62672" y="80874"/>
                                  <a:pt x="40437" y="80874"/>
                                </a:cubicBezTo>
                                <a:cubicBezTo>
                                  <a:pt x="18202" y="80874"/>
                                  <a:pt x="0" y="62672"/>
                                  <a:pt x="0" y="40437"/>
                                </a:cubicBezTo>
                                <a:cubicBezTo>
                                  <a:pt x="0" y="18202"/>
                                  <a:pt x="18202" y="0"/>
                                  <a:pt x="40437"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25" name="Shape 1825"/>
                        <wps:cNvSpPr/>
                        <wps:spPr>
                          <a:xfrm>
                            <a:off x="1121432" y="641951"/>
                            <a:ext cx="46381" cy="46380"/>
                          </a:xfrm>
                          <a:custGeom>
                            <a:avLst/>
                            <a:gdLst/>
                            <a:ahLst/>
                            <a:cxnLst/>
                            <a:rect l="0" t="0" r="0" b="0"/>
                            <a:pathLst>
                              <a:path w="46381" h="46380">
                                <a:moveTo>
                                  <a:pt x="23190" y="0"/>
                                </a:moveTo>
                                <a:cubicBezTo>
                                  <a:pt x="35926" y="0"/>
                                  <a:pt x="46381" y="10454"/>
                                  <a:pt x="46381" y="23190"/>
                                </a:cubicBezTo>
                                <a:cubicBezTo>
                                  <a:pt x="46381" y="35926"/>
                                  <a:pt x="35926" y="46380"/>
                                  <a:pt x="23190" y="46380"/>
                                </a:cubicBezTo>
                                <a:cubicBezTo>
                                  <a:pt x="10454" y="46380"/>
                                  <a:pt x="0" y="35926"/>
                                  <a:pt x="0" y="23190"/>
                                </a:cubicBezTo>
                                <a:cubicBezTo>
                                  <a:pt x="0" y="10454"/>
                                  <a:pt x="10454" y="0"/>
                                  <a:pt x="23190"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26" name="Shape 1826"/>
                        <wps:cNvSpPr/>
                        <wps:spPr>
                          <a:xfrm>
                            <a:off x="1016784" y="353850"/>
                            <a:ext cx="66599" cy="66599"/>
                          </a:xfrm>
                          <a:custGeom>
                            <a:avLst/>
                            <a:gdLst/>
                            <a:ahLst/>
                            <a:cxnLst/>
                            <a:rect l="0" t="0" r="0" b="0"/>
                            <a:pathLst>
                              <a:path w="66599" h="66599">
                                <a:moveTo>
                                  <a:pt x="33273" y="0"/>
                                </a:moveTo>
                                <a:cubicBezTo>
                                  <a:pt x="51581" y="0"/>
                                  <a:pt x="66599" y="15018"/>
                                  <a:pt x="66599" y="33326"/>
                                </a:cubicBezTo>
                                <a:cubicBezTo>
                                  <a:pt x="66599" y="51634"/>
                                  <a:pt x="51581" y="66599"/>
                                  <a:pt x="33273" y="66599"/>
                                </a:cubicBezTo>
                                <a:cubicBezTo>
                                  <a:pt x="14965" y="66599"/>
                                  <a:pt x="0" y="51634"/>
                                  <a:pt x="0" y="33326"/>
                                </a:cubicBezTo>
                                <a:cubicBezTo>
                                  <a:pt x="0" y="15018"/>
                                  <a:pt x="14965" y="0"/>
                                  <a:pt x="33273"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27" name="Shape 1827"/>
                        <wps:cNvSpPr/>
                        <wps:spPr>
                          <a:xfrm>
                            <a:off x="1121432" y="790857"/>
                            <a:ext cx="46381" cy="46381"/>
                          </a:xfrm>
                          <a:custGeom>
                            <a:avLst/>
                            <a:gdLst/>
                            <a:ahLst/>
                            <a:cxnLst/>
                            <a:rect l="0" t="0" r="0" b="0"/>
                            <a:pathLst>
                              <a:path w="46381" h="46381">
                                <a:moveTo>
                                  <a:pt x="23190" y="0"/>
                                </a:moveTo>
                                <a:cubicBezTo>
                                  <a:pt x="35926" y="0"/>
                                  <a:pt x="46381" y="10454"/>
                                  <a:pt x="46381" y="23190"/>
                                </a:cubicBezTo>
                                <a:cubicBezTo>
                                  <a:pt x="46381" y="35926"/>
                                  <a:pt x="35926" y="46381"/>
                                  <a:pt x="23190" y="46381"/>
                                </a:cubicBezTo>
                                <a:cubicBezTo>
                                  <a:pt x="10454" y="46381"/>
                                  <a:pt x="0" y="35926"/>
                                  <a:pt x="0" y="23190"/>
                                </a:cubicBezTo>
                                <a:cubicBezTo>
                                  <a:pt x="0" y="10454"/>
                                  <a:pt x="10454" y="0"/>
                                  <a:pt x="23190"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28" name="Shape 1828"/>
                        <wps:cNvSpPr/>
                        <wps:spPr>
                          <a:xfrm>
                            <a:off x="357799" y="1230357"/>
                            <a:ext cx="60868" cy="60868"/>
                          </a:xfrm>
                          <a:custGeom>
                            <a:avLst/>
                            <a:gdLst/>
                            <a:ahLst/>
                            <a:cxnLst/>
                            <a:rect l="0" t="0" r="0" b="0"/>
                            <a:pathLst>
                              <a:path w="60868" h="60868">
                                <a:moveTo>
                                  <a:pt x="30407" y="0"/>
                                </a:moveTo>
                                <a:cubicBezTo>
                                  <a:pt x="47177" y="0"/>
                                  <a:pt x="60868" y="13691"/>
                                  <a:pt x="60868" y="30461"/>
                                </a:cubicBezTo>
                                <a:cubicBezTo>
                                  <a:pt x="60868" y="47177"/>
                                  <a:pt x="47177" y="60868"/>
                                  <a:pt x="30407" y="60868"/>
                                </a:cubicBezTo>
                                <a:cubicBezTo>
                                  <a:pt x="13691" y="60868"/>
                                  <a:pt x="0" y="47177"/>
                                  <a:pt x="0" y="30461"/>
                                </a:cubicBezTo>
                                <a:cubicBezTo>
                                  <a:pt x="0" y="13691"/>
                                  <a:pt x="13691" y="0"/>
                                  <a:pt x="30407"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29" name="Shape 1829"/>
                        <wps:cNvSpPr/>
                        <wps:spPr>
                          <a:xfrm>
                            <a:off x="678376" y="1087342"/>
                            <a:ext cx="66599" cy="66599"/>
                          </a:xfrm>
                          <a:custGeom>
                            <a:avLst/>
                            <a:gdLst/>
                            <a:ahLst/>
                            <a:cxnLst/>
                            <a:rect l="0" t="0" r="0" b="0"/>
                            <a:pathLst>
                              <a:path w="66599" h="66599">
                                <a:moveTo>
                                  <a:pt x="33326" y="0"/>
                                </a:moveTo>
                                <a:cubicBezTo>
                                  <a:pt x="51634" y="0"/>
                                  <a:pt x="66599" y="14965"/>
                                  <a:pt x="66599" y="33273"/>
                                </a:cubicBezTo>
                                <a:cubicBezTo>
                                  <a:pt x="66599" y="51634"/>
                                  <a:pt x="51634" y="66599"/>
                                  <a:pt x="33326" y="66599"/>
                                </a:cubicBezTo>
                                <a:cubicBezTo>
                                  <a:pt x="15018" y="66599"/>
                                  <a:pt x="0" y="51634"/>
                                  <a:pt x="0" y="33273"/>
                                </a:cubicBezTo>
                                <a:cubicBezTo>
                                  <a:pt x="0" y="14965"/>
                                  <a:pt x="15018" y="0"/>
                                  <a:pt x="33326"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30" name="Shape 1830"/>
                        <wps:cNvSpPr/>
                        <wps:spPr>
                          <a:xfrm>
                            <a:off x="301070" y="1220911"/>
                            <a:ext cx="79760" cy="79813"/>
                          </a:xfrm>
                          <a:custGeom>
                            <a:avLst/>
                            <a:gdLst/>
                            <a:ahLst/>
                            <a:cxnLst/>
                            <a:rect l="0" t="0" r="0" b="0"/>
                            <a:pathLst>
                              <a:path w="79760" h="79813">
                                <a:moveTo>
                                  <a:pt x="39906" y="0"/>
                                </a:moveTo>
                                <a:cubicBezTo>
                                  <a:pt x="61823" y="0"/>
                                  <a:pt x="79760" y="17937"/>
                                  <a:pt x="79760" y="39906"/>
                                </a:cubicBezTo>
                                <a:cubicBezTo>
                                  <a:pt x="79760" y="61823"/>
                                  <a:pt x="61823" y="79813"/>
                                  <a:pt x="39906" y="79813"/>
                                </a:cubicBezTo>
                                <a:cubicBezTo>
                                  <a:pt x="17937" y="79813"/>
                                  <a:pt x="0" y="61823"/>
                                  <a:pt x="0" y="39906"/>
                                </a:cubicBezTo>
                                <a:cubicBezTo>
                                  <a:pt x="0" y="17937"/>
                                  <a:pt x="17937" y="0"/>
                                  <a:pt x="39906"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31" name="Shape 1831"/>
                        <wps:cNvSpPr/>
                        <wps:spPr>
                          <a:xfrm>
                            <a:off x="274324" y="1241448"/>
                            <a:ext cx="38686" cy="38686"/>
                          </a:xfrm>
                          <a:custGeom>
                            <a:avLst/>
                            <a:gdLst/>
                            <a:ahLst/>
                            <a:cxnLst/>
                            <a:rect l="0" t="0" r="0" b="0"/>
                            <a:pathLst>
                              <a:path w="38686" h="38686">
                                <a:moveTo>
                                  <a:pt x="19369" y="0"/>
                                </a:moveTo>
                                <a:cubicBezTo>
                                  <a:pt x="29983" y="0"/>
                                  <a:pt x="38686" y="8703"/>
                                  <a:pt x="38686" y="19370"/>
                                </a:cubicBezTo>
                                <a:cubicBezTo>
                                  <a:pt x="38686" y="29983"/>
                                  <a:pt x="29983" y="38686"/>
                                  <a:pt x="19369" y="38686"/>
                                </a:cubicBezTo>
                                <a:cubicBezTo>
                                  <a:pt x="8703" y="38686"/>
                                  <a:pt x="0" y="29983"/>
                                  <a:pt x="0" y="19370"/>
                                </a:cubicBezTo>
                                <a:cubicBezTo>
                                  <a:pt x="0" y="8703"/>
                                  <a:pt x="8703" y="0"/>
                                  <a:pt x="19369"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32" name="Shape 1832"/>
                        <wps:cNvSpPr/>
                        <wps:spPr>
                          <a:xfrm>
                            <a:off x="1289548" y="176554"/>
                            <a:ext cx="50520" cy="50573"/>
                          </a:xfrm>
                          <a:custGeom>
                            <a:avLst/>
                            <a:gdLst/>
                            <a:ahLst/>
                            <a:cxnLst/>
                            <a:rect l="0" t="0" r="0" b="0"/>
                            <a:pathLst>
                              <a:path w="50520" h="50573">
                                <a:moveTo>
                                  <a:pt x="25260" y="0"/>
                                </a:moveTo>
                                <a:cubicBezTo>
                                  <a:pt x="39164" y="0"/>
                                  <a:pt x="50520" y="11409"/>
                                  <a:pt x="50520" y="25260"/>
                                </a:cubicBezTo>
                                <a:cubicBezTo>
                                  <a:pt x="50520" y="39164"/>
                                  <a:pt x="39164" y="50573"/>
                                  <a:pt x="25260" y="50573"/>
                                </a:cubicBezTo>
                                <a:cubicBezTo>
                                  <a:pt x="11356" y="50573"/>
                                  <a:pt x="0" y="39164"/>
                                  <a:pt x="0" y="25260"/>
                                </a:cubicBezTo>
                                <a:cubicBezTo>
                                  <a:pt x="0" y="11409"/>
                                  <a:pt x="11356" y="0"/>
                                  <a:pt x="25260"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33" name="Shape 1833"/>
                        <wps:cNvSpPr/>
                        <wps:spPr>
                          <a:xfrm>
                            <a:off x="283611" y="1182332"/>
                            <a:ext cx="88887" cy="88887"/>
                          </a:xfrm>
                          <a:custGeom>
                            <a:avLst/>
                            <a:gdLst/>
                            <a:ahLst/>
                            <a:cxnLst/>
                            <a:rect l="0" t="0" r="0" b="0"/>
                            <a:pathLst>
                              <a:path w="88887" h="88887">
                                <a:moveTo>
                                  <a:pt x="44470" y="0"/>
                                </a:moveTo>
                                <a:cubicBezTo>
                                  <a:pt x="68881" y="0"/>
                                  <a:pt x="88887" y="20006"/>
                                  <a:pt x="88887" y="44417"/>
                                </a:cubicBezTo>
                                <a:cubicBezTo>
                                  <a:pt x="88887" y="68881"/>
                                  <a:pt x="68881" y="88887"/>
                                  <a:pt x="44470" y="88887"/>
                                </a:cubicBezTo>
                                <a:cubicBezTo>
                                  <a:pt x="20006" y="88887"/>
                                  <a:pt x="0" y="68881"/>
                                  <a:pt x="0" y="44417"/>
                                </a:cubicBezTo>
                                <a:cubicBezTo>
                                  <a:pt x="0" y="20006"/>
                                  <a:pt x="20006" y="0"/>
                                  <a:pt x="44470"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34" name="Shape 1834"/>
                        <wps:cNvSpPr/>
                        <wps:spPr>
                          <a:xfrm>
                            <a:off x="378282" y="1140302"/>
                            <a:ext cx="57684" cy="57684"/>
                          </a:xfrm>
                          <a:custGeom>
                            <a:avLst/>
                            <a:gdLst/>
                            <a:ahLst/>
                            <a:cxnLst/>
                            <a:rect l="0" t="0" r="0" b="0"/>
                            <a:pathLst>
                              <a:path w="57684" h="57684">
                                <a:moveTo>
                                  <a:pt x="28868" y="0"/>
                                </a:moveTo>
                                <a:cubicBezTo>
                                  <a:pt x="44735" y="0"/>
                                  <a:pt x="57684" y="13002"/>
                                  <a:pt x="57684" y="28868"/>
                                </a:cubicBezTo>
                                <a:cubicBezTo>
                                  <a:pt x="57684" y="44735"/>
                                  <a:pt x="44735" y="57684"/>
                                  <a:pt x="28868" y="57684"/>
                                </a:cubicBezTo>
                                <a:cubicBezTo>
                                  <a:pt x="13001" y="57684"/>
                                  <a:pt x="0" y="44735"/>
                                  <a:pt x="0" y="28868"/>
                                </a:cubicBezTo>
                                <a:cubicBezTo>
                                  <a:pt x="0" y="13002"/>
                                  <a:pt x="13001" y="0"/>
                                  <a:pt x="28868"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35" name="Shape 1835"/>
                        <wps:cNvSpPr/>
                        <wps:spPr>
                          <a:xfrm>
                            <a:off x="658423" y="1247338"/>
                            <a:ext cx="26905" cy="26905"/>
                          </a:xfrm>
                          <a:custGeom>
                            <a:avLst/>
                            <a:gdLst/>
                            <a:ahLst/>
                            <a:cxnLst/>
                            <a:rect l="0" t="0" r="0" b="0"/>
                            <a:pathLst>
                              <a:path w="26905" h="26905">
                                <a:moveTo>
                                  <a:pt x="13479" y="0"/>
                                </a:moveTo>
                                <a:cubicBezTo>
                                  <a:pt x="20856" y="0"/>
                                  <a:pt x="26905" y="6050"/>
                                  <a:pt x="26905" y="13479"/>
                                </a:cubicBezTo>
                                <a:cubicBezTo>
                                  <a:pt x="26905" y="20855"/>
                                  <a:pt x="20856" y="26905"/>
                                  <a:pt x="13479" y="26905"/>
                                </a:cubicBezTo>
                                <a:cubicBezTo>
                                  <a:pt x="6050" y="26905"/>
                                  <a:pt x="0" y="20855"/>
                                  <a:pt x="0" y="13479"/>
                                </a:cubicBezTo>
                                <a:cubicBezTo>
                                  <a:pt x="0" y="6050"/>
                                  <a:pt x="6050" y="0"/>
                                  <a:pt x="13479"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36" name="Shape 1836"/>
                        <wps:cNvSpPr/>
                        <wps:spPr>
                          <a:xfrm>
                            <a:off x="370588" y="1234549"/>
                            <a:ext cx="52483" cy="52483"/>
                          </a:xfrm>
                          <a:custGeom>
                            <a:avLst/>
                            <a:gdLst/>
                            <a:ahLst/>
                            <a:cxnLst/>
                            <a:rect l="0" t="0" r="0" b="0"/>
                            <a:pathLst>
                              <a:path w="52483" h="52483">
                                <a:moveTo>
                                  <a:pt x="26215" y="0"/>
                                </a:moveTo>
                                <a:cubicBezTo>
                                  <a:pt x="40649" y="0"/>
                                  <a:pt x="52483" y="11834"/>
                                  <a:pt x="52483" y="26268"/>
                                </a:cubicBezTo>
                                <a:cubicBezTo>
                                  <a:pt x="52483" y="40649"/>
                                  <a:pt x="40649" y="52483"/>
                                  <a:pt x="26215" y="52483"/>
                                </a:cubicBezTo>
                                <a:cubicBezTo>
                                  <a:pt x="11834" y="52483"/>
                                  <a:pt x="0" y="40649"/>
                                  <a:pt x="0" y="26268"/>
                                </a:cubicBezTo>
                                <a:cubicBezTo>
                                  <a:pt x="0" y="11834"/>
                                  <a:pt x="11834" y="0"/>
                                  <a:pt x="26215"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37" name="Shape 1837"/>
                        <wps:cNvSpPr/>
                        <wps:spPr>
                          <a:xfrm>
                            <a:off x="1264447" y="345307"/>
                            <a:ext cx="43992" cy="43992"/>
                          </a:xfrm>
                          <a:custGeom>
                            <a:avLst/>
                            <a:gdLst/>
                            <a:ahLst/>
                            <a:cxnLst/>
                            <a:rect l="0" t="0" r="0" b="0"/>
                            <a:pathLst>
                              <a:path w="43992" h="43992">
                                <a:moveTo>
                                  <a:pt x="22023" y="0"/>
                                </a:moveTo>
                                <a:cubicBezTo>
                                  <a:pt x="34122" y="0"/>
                                  <a:pt x="43992" y="9870"/>
                                  <a:pt x="43992" y="21970"/>
                                </a:cubicBezTo>
                                <a:cubicBezTo>
                                  <a:pt x="43992" y="34122"/>
                                  <a:pt x="34122" y="43992"/>
                                  <a:pt x="22023" y="43992"/>
                                </a:cubicBezTo>
                                <a:cubicBezTo>
                                  <a:pt x="9870" y="43992"/>
                                  <a:pt x="0" y="34122"/>
                                  <a:pt x="0" y="21970"/>
                                </a:cubicBezTo>
                                <a:cubicBezTo>
                                  <a:pt x="0" y="9870"/>
                                  <a:pt x="9870" y="0"/>
                                  <a:pt x="22023"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38" name="Shape 1838"/>
                        <wps:cNvSpPr/>
                        <wps:spPr>
                          <a:xfrm>
                            <a:off x="1174340" y="731899"/>
                            <a:ext cx="89842" cy="89842"/>
                          </a:xfrm>
                          <a:custGeom>
                            <a:avLst/>
                            <a:gdLst/>
                            <a:ahLst/>
                            <a:cxnLst/>
                            <a:rect l="0" t="0" r="0" b="0"/>
                            <a:pathLst>
                              <a:path w="89842" h="89842">
                                <a:moveTo>
                                  <a:pt x="44948" y="0"/>
                                </a:moveTo>
                                <a:cubicBezTo>
                                  <a:pt x="69624" y="0"/>
                                  <a:pt x="89842" y="20218"/>
                                  <a:pt x="89842" y="44895"/>
                                </a:cubicBezTo>
                                <a:cubicBezTo>
                                  <a:pt x="89842" y="69624"/>
                                  <a:pt x="69624" y="89842"/>
                                  <a:pt x="44948" y="89842"/>
                                </a:cubicBezTo>
                                <a:cubicBezTo>
                                  <a:pt x="20219" y="89842"/>
                                  <a:pt x="0" y="69624"/>
                                  <a:pt x="0" y="44895"/>
                                </a:cubicBezTo>
                                <a:cubicBezTo>
                                  <a:pt x="0" y="20218"/>
                                  <a:pt x="20219" y="0"/>
                                  <a:pt x="44948"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39" name="Shape 1839"/>
                        <wps:cNvSpPr/>
                        <wps:spPr>
                          <a:xfrm>
                            <a:off x="396697" y="1136906"/>
                            <a:ext cx="77637" cy="77584"/>
                          </a:xfrm>
                          <a:custGeom>
                            <a:avLst/>
                            <a:gdLst/>
                            <a:ahLst/>
                            <a:cxnLst/>
                            <a:rect l="0" t="0" r="0" b="0"/>
                            <a:pathLst>
                              <a:path w="77637" h="77584">
                                <a:moveTo>
                                  <a:pt x="38792" y="0"/>
                                </a:moveTo>
                                <a:cubicBezTo>
                                  <a:pt x="60125" y="0"/>
                                  <a:pt x="77637" y="17459"/>
                                  <a:pt x="77637" y="38792"/>
                                </a:cubicBezTo>
                                <a:cubicBezTo>
                                  <a:pt x="77637" y="60125"/>
                                  <a:pt x="60125" y="77584"/>
                                  <a:pt x="38792" y="77584"/>
                                </a:cubicBezTo>
                                <a:cubicBezTo>
                                  <a:pt x="17459" y="77584"/>
                                  <a:pt x="0" y="60125"/>
                                  <a:pt x="0" y="38792"/>
                                </a:cubicBezTo>
                                <a:cubicBezTo>
                                  <a:pt x="0" y="17459"/>
                                  <a:pt x="17459" y="0"/>
                                  <a:pt x="38792"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40" name="Shape 1840"/>
                        <wps:cNvSpPr/>
                        <wps:spPr>
                          <a:xfrm>
                            <a:off x="819481" y="941354"/>
                            <a:ext cx="82996" cy="82944"/>
                          </a:xfrm>
                          <a:custGeom>
                            <a:avLst/>
                            <a:gdLst/>
                            <a:ahLst/>
                            <a:cxnLst/>
                            <a:rect l="0" t="0" r="0" b="0"/>
                            <a:pathLst>
                              <a:path w="82996" h="82944">
                                <a:moveTo>
                                  <a:pt x="41498" y="0"/>
                                </a:moveTo>
                                <a:cubicBezTo>
                                  <a:pt x="64317" y="0"/>
                                  <a:pt x="82996" y="18626"/>
                                  <a:pt x="82996" y="41445"/>
                                </a:cubicBezTo>
                                <a:cubicBezTo>
                                  <a:pt x="82996" y="64264"/>
                                  <a:pt x="64317" y="82944"/>
                                  <a:pt x="41498" y="82944"/>
                                </a:cubicBezTo>
                                <a:cubicBezTo>
                                  <a:pt x="18679" y="82944"/>
                                  <a:pt x="0" y="64264"/>
                                  <a:pt x="0" y="41445"/>
                                </a:cubicBezTo>
                                <a:cubicBezTo>
                                  <a:pt x="0" y="18626"/>
                                  <a:pt x="18679" y="0"/>
                                  <a:pt x="41498"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41" name="Shape 1841"/>
                        <wps:cNvSpPr/>
                        <wps:spPr>
                          <a:xfrm>
                            <a:off x="274324" y="1241448"/>
                            <a:ext cx="38686" cy="38686"/>
                          </a:xfrm>
                          <a:custGeom>
                            <a:avLst/>
                            <a:gdLst/>
                            <a:ahLst/>
                            <a:cxnLst/>
                            <a:rect l="0" t="0" r="0" b="0"/>
                            <a:pathLst>
                              <a:path w="38686" h="38686">
                                <a:moveTo>
                                  <a:pt x="19369" y="0"/>
                                </a:moveTo>
                                <a:cubicBezTo>
                                  <a:pt x="29983" y="0"/>
                                  <a:pt x="38686" y="8703"/>
                                  <a:pt x="38686" y="19370"/>
                                </a:cubicBezTo>
                                <a:cubicBezTo>
                                  <a:pt x="38686" y="29983"/>
                                  <a:pt x="29983" y="38686"/>
                                  <a:pt x="19369" y="38686"/>
                                </a:cubicBezTo>
                                <a:cubicBezTo>
                                  <a:pt x="8703" y="38686"/>
                                  <a:pt x="0" y="29983"/>
                                  <a:pt x="0" y="19370"/>
                                </a:cubicBezTo>
                                <a:cubicBezTo>
                                  <a:pt x="0" y="8703"/>
                                  <a:pt x="8703" y="0"/>
                                  <a:pt x="19369"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42" name="Shape 1842"/>
                        <wps:cNvSpPr/>
                        <wps:spPr>
                          <a:xfrm>
                            <a:off x="1300055" y="196613"/>
                            <a:ext cx="94353" cy="94353"/>
                          </a:xfrm>
                          <a:custGeom>
                            <a:avLst/>
                            <a:gdLst/>
                            <a:ahLst/>
                            <a:cxnLst/>
                            <a:rect l="0" t="0" r="0" b="0"/>
                            <a:pathLst>
                              <a:path w="94353" h="94353">
                                <a:moveTo>
                                  <a:pt x="47177" y="0"/>
                                </a:moveTo>
                                <a:cubicBezTo>
                                  <a:pt x="73126" y="0"/>
                                  <a:pt x="94353" y="21227"/>
                                  <a:pt x="94353" y="47177"/>
                                </a:cubicBezTo>
                                <a:cubicBezTo>
                                  <a:pt x="94353" y="73126"/>
                                  <a:pt x="73126" y="94353"/>
                                  <a:pt x="47177" y="94353"/>
                                </a:cubicBezTo>
                                <a:cubicBezTo>
                                  <a:pt x="21227" y="94353"/>
                                  <a:pt x="0" y="73126"/>
                                  <a:pt x="0" y="47177"/>
                                </a:cubicBezTo>
                                <a:cubicBezTo>
                                  <a:pt x="0" y="21227"/>
                                  <a:pt x="21227" y="0"/>
                                  <a:pt x="47177"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43" name="Shape 1843"/>
                        <wps:cNvSpPr/>
                        <wps:spPr>
                          <a:xfrm>
                            <a:off x="1289760" y="290223"/>
                            <a:ext cx="87932" cy="87932"/>
                          </a:xfrm>
                          <a:custGeom>
                            <a:avLst/>
                            <a:gdLst/>
                            <a:ahLst/>
                            <a:cxnLst/>
                            <a:rect l="0" t="0" r="0" b="0"/>
                            <a:pathLst>
                              <a:path w="87932" h="87932">
                                <a:moveTo>
                                  <a:pt x="43993" y="0"/>
                                </a:moveTo>
                                <a:cubicBezTo>
                                  <a:pt x="68138" y="0"/>
                                  <a:pt x="87932" y="19794"/>
                                  <a:pt x="87932" y="43993"/>
                                </a:cubicBezTo>
                                <a:cubicBezTo>
                                  <a:pt x="87932" y="68191"/>
                                  <a:pt x="68138" y="87932"/>
                                  <a:pt x="43993" y="87932"/>
                                </a:cubicBezTo>
                                <a:cubicBezTo>
                                  <a:pt x="19794" y="87932"/>
                                  <a:pt x="0" y="68191"/>
                                  <a:pt x="0" y="43993"/>
                                </a:cubicBezTo>
                                <a:cubicBezTo>
                                  <a:pt x="0" y="19794"/>
                                  <a:pt x="19794" y="0"/>
                                  <a:pt x="43993"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44" name="Shape 1844"/>
                        <wps:cNvSpPr/>
                        <wps:spPr>
                          <a:xfrm>
                            <a:off x="352120" y="1231949"/>
                            <a:ext cx="57684" cy="57684"/>
                          </a:xfrm>
                          <a:custGeom>
                            <a:avLst/>
                            <a:gdLst/>
                            <a:ahLst/>
                            <a:cxnLst/>
                            <a:rect l="0" t="0" r="0" b="0"/>
                            <a:pathLst>
                              <a:path w="57684" h="57684">
                                <a:moveTo>
                                  <a:pt x="28815" y="0"/>
                                </a:moveTo>
                                <a:cubicBezTo>
                                  <a:pt x="44682" y="0"/>
                                  <a:pt x="57684" y="13001"/>
                                  <a:pt x="57684" y="28868"/>
                                </a:cubicBezTo>
                                <a:cubicBezTo>
                                  <a:pt x="57684" y="44735"/>
                                  <a:pt x="44682" y="57684"/>
                                  <a:pt x="28815" y="57684"/>
                                </a:cubicBezTo>
                                <a:cubicBezTo>
                                  <a:pt x="12948" y="57684"/>
                                  <a:pt x="0" y="44735"/>
                                  <a:pt x="0" y="28868"/>
                                </a:cubicBezTo>
                                <a:cubicBezTo>
                                  <a:pt x="0" y="13001"/>
                                  <a:pt x="12948" y="0"/>
                                  <a:pt x="28815"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45" name="Shape 1845"/>
                        <wps:cNvSpPr/>
                        <wps:spPr>
                          <a:xfrm>
                            <a:off x="860661" y="603106"/>
                            <a:ext cx="87932" cy="87932"/>
                          </a:xfrm>
                          <a:custGeom>
                            <a:avLst/>
                            <a:gdLst/>
                            <a:ahLst/>
                            <a:cxnLst/>
                            <a:rect l="0" t="0" r="0" b="0"/>
                            <a:pathLst>
                              <a:path w="87932" h="87932">
                                <a:moveTo>
                                  <a:pt x="43939" y="0"/>
                                </a:moveTo>
                                <a:cubicBezTo>
                                  <a:pt x="68138" y="0"/>
                                  <a:pt x="87932" y="19794"/>
                                  <a:pt x="87932" y="43993"/>
                                </a:cubicBezTo>
                                <a:cubicBezTo>
                                  <a:pt x="87932" y="68138"/>
                                  <a:pt x="68138" y="87932"/>
                                  <a:pt x="43939" y="87932"/>
                                </a:cubicBezTo>
                                <a:cubicBezTo>
                                  <a:pt x="19794" y="87932"/>
                                  <a:pt x="0" y="68138"/>
                                  <a:pt x="0" y="43993"/>
                                </a:cubicBezTo>
                                <a:cubicBezTo>
                                  <a:pt x="0" y="19794"/>
                                  <a:pt x="19794" y="0"/>
                                  <a:pt x="43939"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46" name="Shape 1846"/>
                        <wps:cNvSpPr/>
                        <wps:spPr>
                          <a:xfrm>
                            <a:off x="274324" y="1241448"/>
                            <a:ext cx="38686" cy="38686"/>
                          </a:xfrm>
                          <a:custGeom>
                            <a:avLst/>
                            <a:gdLst/>
                            <a:ahLst/>
                            <a:cxnLst/>
                            <a:rect l="0" t="0" r="0" b="0"/>
                            <a:pathLst>
                              <a:path w="38686" h="38686">
                                <a:moveTo>
                                  <a:pt x="19369" y="0"/>
                                </a:moveTo>
                                <a:cubicBezTo>
                                  <a:pt x="29983" y="0"/>
                                  <a:pt x="38686" y="8703"/>
                                  <a:pt x="38686" y="19370"/>
                                </a:cubicBezTo>
                                <a:cubicBezTo>
                                  <a:pt x="38686" y="29983"/>
                                  <a:pt x="29983" y="38686"/>
                                  <a:pt x="19369" y="38686"/>
                                </a:cubicBezTo>
                                <a:cubicBezTo>
                                  <a:pt x="8703" y="38686"/>
                                  <a:pt x="0" y="29983"/>
                                  <a:pt x="0" y="19370"/>
                                </a:cubicBezTo>
                                <a:cubicBezTo>
                                  <a:pt x="0" y="8703"/>
                                  <a:pt x="8703" y="0"/>
                                  <a:pt x="19369"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47" name="Shape 1847"/>
                        <wps:cNvSpPr/>
                        <wps:spPr>
                          <a:xfrm>
                            <a:off x="240733" y="148853"/>
                            <a:ext cx="1164872" cy="1164872"/>
                          </a:xfrm>
                          <a:custGeom>
                            <a:avLst/>
                            <a:gdLst/>
                            <a:ahLst/>
                            <a:cxnLst/>
                            <a:rect l="0" t="0" r="0" b="0"/>
                            <a:pathLst>
                              <a:path w="1164872" h="1164872">
                                <a:moveTo>
                                  <a:pt x="0" y="1164872"/>
                                </a:moveTo>
                                <a:lnTo>
                                  <a:pt x="1164872" y="1164872"/>
                                </a:lnTo>
                                <a:lnTo>
                                  <a:pt x="1164872" y="0"/>
                                </a:lnTo>
                                <a:lnTo>
                                  <a:pt x="0" y="0"/>
                                </a:lnTo>
                                <a:close/>
                              </a:path>
                            </a:pathLst>
                          </a:custGeom>
                          <a:ln w="9287" cap="rnd">
                            <a:round/>
                          </a:ln>
                        </wps:spPr>
                        <wps:style>
                          <a:lnRef idx="1">
                            <a:srgbClr val="333333"/>
                          </a:lnRef>
                          <a:fillRef idx="0">
                            <a:srgbClr val="000000">
                              <a:alpha val="0"/>
                            </a:srgbClr>
                          </a:fillRef>
                          <a:effectRef idx="0">
                            <a:scrgbClr r="0" g="0" b="0"/>
                          </a:effectRef>
                          <a:fontRef idx="none"/>
                        </wps:style>
                        <wps:bodyPr/>
                      </wps:wsp>
                      <wps:wsp>
                        <wps:cNvPr id="154544" name="Shape 154544"/>
                        <wps:cNvSpPr/>
                        <wps:spPr>
                          <a:xfrm>
                            <a:off x="240733" y="0"/>
                            <a:ext cx="1164872" cy="148906"/>
                          </a:xfrm>
                          <a:custGeom>
                            <a:avLst/>
                            <a:gdLst/>
                            <a:ahLst/>
                            <a:cxnLst/>
                            <a:rect l="0" t="0" r="0" b="0"/>
                            <a:pathLst>
                              <a:path w="1164872" h="148906">
                                <a:moveTo>
                                  <a:pt x="0" y="0"/>
                                </a:moveTo>
                                <a:lnTo>
                                  <a:pt x="1164872" y="0"/>
                                </a:lnTo>
                                <a:lnTo>
                                  <a:pt x="1164872" y="148906"/>
                                </a:lnTo>
                                <a:lnTo>
                                  <a:pt x="0" y="148906"/>
                                </a:lnTo>
                                <a:lnTo>
                                  <a:pt x="0" y="0"/>
                                </a:lnTo>
                              </a:path>
                            </a:pathLst>
                          </a:custGeom>
                          <a:ln w="9287" cap="rnd">
                            <a:round/>
                          </a:ln>
                        </wps:spPr>
                        <wps:style>
                          <a:lnRef idx="1">
                            <a:srgbClr val="333333"/>
                          </a:lnRef>
                          <a:fillRef idx="1">
                            <a:srgbClr val="D9D9D9"/>
                          </a:fillRef>
                          <a:effectRef idx="0">
                            <a:scrgbClr r="0" g="0" b="0"/>
                          </a:effectRef>
                          <a:fontRef idx="none"/>
                        </wps:style>
                        <wps:bodyPr/>
                      </wps:wsp>
                      <wps:wsp>
                        <wps:cNvPr id="1849" name="Rectangle 1849"/>
                        <wps:cNvSpPr/>
                        <wps:spPr>
                          <a:xfrm>
                            <a:off x="625999" y="47749"/>
                            <a:ext cx="524388" cy="91400"/>
                          </a:xfrm>
                          <a:prstGeom prst="rect">
                            <a:avLst/>
                          </a:prstGeom>
                          <a:ln>
                            <a:noFill/>
                          </a:ln>
                        </wps:spPr>
                        <wps:txbx>
                          <w:txbxContent>
                            <w:p w14:paraId="3EB7F427" w14:textId="77777777" w:rsidR="00DA2B11" w:rsidRDefault="004C3EA9">
                              <w:pPr>
                                <w:spacing w:after="160" w:line="259" w:lineRule="auto"/>
                                <w:ind w:left="0" w:right="0" w:firstLine="0"/>
                                <w:jc w:val="left"/>
                              </w:pPr>
                              <w:r>
                                <w:rPr>
                                  <w:rFonts w:ascii="Arial" w:eastAsia="Arial" w:hAnsi="Arial" w:cs="Arial"/>
                                  <w:color w:val="1A1A1A"/>
                                  <w:sz w:val="12"/>
                                </w:rPr>
                                <w:t>Rapid−CNS</w:t>
                              </w:r>
                            </w:p>
                          </w:txbxContent>
                        </wps:txbx>
                        <wps:bodyPr horzOverflow="overflow" vert="horz" lIns="0" tIns="0" rIns="0" bIns="0" rtlCol="0">
                          <a:noAutofit/>
                        </wps:bodyPr>
                      </wps:wsp>
                      <wps:wsp>
                        <wps:cNvPr id="1850" name="Shape 1850"/>
                        <wps:cNvSpPr/>
                        <wps:spPr>
                          <a:xfrm>
                            <a:off x="293694" y="1313725"/>
                            <a:ext cx="0" cy="23827"/>
                          </a:xfrm>
                          <a:custGeom>
                            <a:avLst/>
                            <a:gdLst/>
                            <a:ahLst/>
                            <a:cxnLst/>
                            <a:rect l="0" t="0" r="0" b="0"/>
                            <a:pathLst>
                              <a:path h="23827">
                                <a:moveTo>
                                  <a:pt x="0" y="23827"/>
                                </a:moveTo>
                                <a:lnTo>
                                  <a:pt x="0"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1851" name="Shape 1851"/>
                        <wps:cNvSpPr/>
                        <wps:spPr>
                          <a:xfrm>
                            <a:off x="577336" y="1313725"/>
                            <a:ext cx="0" cy="23827"/>
                          </a:xfrm>
                          <a:custGeom>
                            <a:avLst/>
                            <a:gdLst/>
                            <a:ahLst/>
                            <a:cxnLst/>
                            <a:rect l="0" t="0" r="0" b="0"/>
                            <a:pathLst>
                              <a:path h="23827">
                                <a:moveTo>
                                  <a:pt x="0" y="23827"/>
                                </a:moveTo>
                                <a:lnTo>
                                  <a:pt x="0"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1852" name="Shape 1852"/>
                        <wps:cNvSpPr/>
                        <wps:spPr>
                          <a:xfrm>
                            <a:off x="860979" y="1313725"/>
                            <a:ext cx="0" cy="23827"/>
                          </a:xfrm>
                          <a:custGeom>
                            <a:avLst/>
                            <a:gdLst/>
                            <a:ahLst/>
                            <a:cxnLst/>
                            <a:rect l="0" t="0" r="0" b="0"/>
                            <a:pathLst>
                              <a:path h="23827">
                                <a:moveTo>
                                  <a:pt x="0" y="23827"/>
                                </a:moveTo>
                                <a:lnTo>
                                  <a:pt x="0"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1853" name="Shape 1853"/>
                        <wps:cNvSpPr/>
                        <wps:spPr>
                          <a:xfrm>
                            <a:off x="1144622" y="1313725"/>
                            <a:ext cx="0" cy="23827"/>
                          </a:xfrm>
                          <a:custGeom>
                            <a:avLst/>
                            <a:gdLst/>
                            <a:ahLst/>
                            <a:cxnLst/>
                            <a:rect l="0" t="0" r="0" b="0"/>
                            <a:pathLst>
                              <a:path h="23827">
                                <a:moveTo>
                                  <a:pt x="0" y="23827"/>
                                </a:moveTo>
                                <a:lnTo>
                                  <a:pt x="0"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1858" name="Rectangle 1858"/>
                        <wps:cNvSpPr/>
                        <wps:spPr>
                          <a:xfrm>
                            <a:off x="156622" y="1234114"/>
                            <a:ext cx="54939" cy="91400"/>
                          </a:xfrm>
                          <a:prstGeom prst="rect">
                            <a:avLst/>
                          </a:prstGeom>
                          <a:ln>
                            <a:noFill/>
                          </a:ln>
                        </wps:spPr>
                        <wps:txbx>
                          <w:txbxContent>
                            <w:p w14:paraId="4F4C8E1E" w14:textId="77777777" w:rsidR="00DA2B11" w:rsidRDefault="004C3EA9">
                              <w:pPr>
                                <w:spacing w:after="160" w:line="259" w:lineRule="auto"/>
                                <w:ind w:left="0" w:right="0" w:firstLine="0"/>
                                <w:jc w:val="left"/>
                              </w:pPr>
                              <w:r>
                                <w:rPr>
                                  <w:rFonts w:ascii="Arial" w:eastAsia="Arial" w:hAnsi="Arial" w:cs="Arial"/>
                                  <w:color w:val="4D4D4D"/>
                                  <w:sz w:val="12"/>
                                </w:rPr>
                                <w:t>0</w:t>
                              </w:r>
                            </w:p>
                          </w:txbxContent>
                        </wps:txbx>
                        <wps:bodyPr horzOverflow="overflow" vert="horz" lIns="0" tIns="0" rIns="0" bIns="0" rtlCol="0">
                          <a:noAutofit/>
                        </wps:bodyPr>
                      </wps:wsp>
                      <wps:wsp>
                        <wps:cNvPr id="1859" name="Rectangle 1859"/>
                        <wps:cNvSpPr/>
                        <wps:spPr>
                          <a:xfrm>
                            <a:off x="115283" y="936302"/>
                            <a:ext cx="109877" cy="91400"/>
                          </a:xfrm>
                          <a:prstGeom prst="rect">
                            <a:avLst/>
                          </a:prstGeom>
                          <a:ln>
                            <a:noFill/>
                          </a:ln>
                        </wps:spPr>
                        <wps:txbx>
                          <w:txbxContent>
                            <w:p w14:paraId="3BC58DDC" w14:textId="77777777" w:rsidR="00DA2B11" w:rsidRDefault="004C3EA9">
                              <w:pPr>
                                <w:spacing w:after="160" w:line="259" w:lineRule="auto"/>
                                <w:ind w:left="0" w:right="0" w:firstLine="0"/>
                                <w:jc w:val="left"/>
                              </w:pPr>
                              <w:r>
                                <w:rPr>
                                  <w:rFonts w:ascii="Arial" w:eastAsia="Arial" w:hAnsi="Arial" w:cs="Arial"/>
                                  <w:color w:val="4D4D4D"/>
                                  <w:sz w:val="12"/>
                                </w:rPr>
                                <w:t>25</w:t>
                              </w:r>
                            </w:p>
                          </w:txbxContent>
                        </wps:txbx>
                        <wps:bodyPr horzOverflow="overflow" vert="horz" lIns="0" tIns="0" rIns="0" bIns="0" rtlCol="0">
                          <a:noAutofit/>
                        </wps:bodyPr>
                      </wps:wsp>
                      <wps:wsp>
                        <wps:cNvPr id="1860" name="Rectangle 1860"/>
                        <wps:cNvSpPr/>
                        <wps:spPr>
                          <a:xfrm>
                            <a:off x="115283" y="638438"/>
                            <a:ext cx="109877" cy="91400"/>
                          </a:xfrm>
                          <a:prstGeom prst="rect">
                            <a:avLst/>
                          </a:prstGeom>
                          <a:ln>
                            <a:noFill/>
                          </a:ln>
                        </wps:spPr>
                        <wps:txbx>
                          <w:txbxContent>
                            <w:p w14:paraId="433D3EAD" w14:textId="77777777" w:rsidR="00DA2B11" w:rsidRDefault="004C3EA9">
                              <w:pPr>
                                <w:spacing w:after="160" w:line="259" w:lineRule="auto"/>
                                <w:ind w:left="0" w:right="0" w:firstLine="0"/>
                                <w:jc w:val="left"/>
                              </w:pPr>
                              <w:r>
                                <w:rPr>
                                  <w:rFonts w:ascii="Arial" w:eastAsia="Arial" w:hAnsi="Arial" w:cs="Arial"/>
                                  <w:color w:val="4D4D4D"/>
                                  <w:sz w:val="12"/>
                                </w:rPr>
                                <w:t>50</w:t>
                              </w:r>
                            </w:p>
                          </w:txbxContent>
                        </wps:txbx>
                        <wps:bodyPr horzOverflow="overflow" vert="horz" lIns="0" tIns="0" rIns="0" bIns="0" rtlCol="0">
                          <a:noAutofit/>
                        </wps:bodyPr>
                      </wps:wsp>
                      <wps:wsp>
                        <wps:cNvPr id="1861" name="Rectangle 1861"/>
                        <wps:cNvSpPr/>
                        <wps:spPr>
                          <a:xfrm>
                            <a:off x="115283" y="340626"/>
                            <a:ext cx="109877" cy="91400"/>
                          </a:xfrm>
                          <a:prstGeom prst="rect">
                            <a:avLst/>
                          </a:prstGeom>
                          <a:ln>
                            <a:noFill/>
                          </a:ln>
                        </wps:spPr>
                        <wps:txbx>
                          <w:txbxContent>
                            <w:p w14:paraId="7A944F1A" w14:textId="77777777" w:rsidR="00DA2B11" w:rsidRDefault="004C3EA9">
                              <w:pPr>
                                <w:spacing w:after="160" w:line="259" w:lineRule="auto"/>
                                <w:ind w:left="0" w:right="0" w:firstLine="0"/>
                                <w:jc w:val="left"/>
                              </w:pPr>
                              <w:r>
                                <w:rPr>
                                  <w:rFonts w:ascii="Arial" w:eastAsia="Arial" w:hAnsi="Arial" w:cs="Arial"/>
                                  <w:color w:val="4D4D4D"/>
                                  <w:sz w:val="12"/>
                                </w:rPr>
                                <w:t>75</w:t>
                              </w:r>
                            </w:p>
                          </w:txbxContent>
                        </wps:txbx>
                        <wps:bodyPr horzOverflow="overflow" vert="horz" lIns="0" tIns="0" rIns="0" bIns="0" rtlCol="0">
                          <a:noAutofit/>
                        </wps:bodyPr>
                      </wps:wsp>
                      <wps:wsp>
                        <wps:cNvPr id="1862" name="Shape 1862"/>
                        <wps:cNvSpPr/>
                        <wps:spPr>
                          <a:xfrm>
                            <a:off x="216959" y="1260817"/>
                            <a:ext cx="23774" cy="0"/>
                          </a:xfrm>
                          <a:custGeom>
                            <a:avLst/>
                            <a:gdLst/>
                            <a:ahLst/>
                            <a:cxnLst/>
                            <a:rect l="0" t="0" r="0" b="0"/>
                            <a:pathLst>
                              <a:path w="23774">
                                <a:moveTo>
                                  <a:pt x="0" y="0"/>
                                </a:moveTo>
                                <a:lnTo>
                                  <a:pt x="23774"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1863" name="Shape 1863"/>
                        <wps:cNvSpPr/>
                        <wps:spPr>
                          <a:xfrm>
                            <a:off x="216959" y="962953"/>
                            <a:ext cx="23774" cy="0"/>
                          </a:xfrm>
                          <a:custGeom>
                            <a:avLst/>
                            <a:gdLst/>
                            <a:ahLst/>
                            <a:cxnLst/>
                            <a:rect l="0" t="0" r="0" b="0"/>
                            <a:pathLst>
                              <a:path w="23774">
                                <a:moveTo>
                                  <a:pt x="0" y="0"/>
                                </a:moveTo>
                                <a:lnTo>
                                  <a:pt x="23774"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1864" name="Shape 1864"/>
                        <wps:cNvSpPr/>
                        <wps:spPr>
                          <a:xfrm>
                            <a:off x="216959" y="665141"/>
                            <a:ext cx="23774" cy="0"/>
                          </a:xfrm>
                          <a:custGeom>
                            <a:avLst/>
                            <a:gdLst/>
                            <a:ahLst/>
                            <a:cxnLst/>
                            <a:rect l="0" t="0" r="0" b="0"/>
                            <a:pathLst>
                              <a:path w="23774">
                                <a:moveTo>
                                  <a:pt x="0" y="0"/>
                                </a:moveTo>
                                <a:lnTo>
                                  <a:pt x="23774"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1865" name="Shape 1865"/>
                        <wps:cNvSpPr/>
                        <wps:spPr>
                          <a:xfrm>
                            <a:off x="216959" y="367276"/>
                            <a:ext cx="23774" cy="0"/>
                          </a:xfrm>
                          <a:custGeom>
                            <a:avLst/>
                            <a:gdLst/>
                            <a:ahLst/>
                            <a:cxnLst/>
                            <a:rect l="0" t="0" r="0" b="0"/>
                            <a:pathLst>
                              <a:path w="23774">
                                <a:moveTo>
                                  <a:pt x="0" y="0"/>
                                </a:moveTo>
                                <a:lnTo>
                                  <a:pt x="23774"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1867" name="Rectangle 1867"/>
                        <wps:cNvSpPr/>
                        <wps:spPr>
                          <a:xfrm rot="-5399999">
                            <a:off x="-569719" y="516642"/>
                            <a:ext cx="1256956" cy="117514"/>
                          </a:xfrm>
                          <a:prstGeom prst="rect">
                            <a:avLst/>
                          </a:prstGeom>
                          <a:ln>
                            <a:noFill/>
                          </a:ln>
                        </wps:spPr>
                        <wps:txbx>
                          <w:txbxContent>
                            <w:p w14:paraId="1EF516AC" w14:textId="77777777" w:rsidR="00DA2B11" w:rsidRDefault="004C3EA9">
                              <w:pPr>
                                <w:spacing w:after="160" w:line="259" w:lineRule="auto"/>
                                <w:ind w:left="0" w:right="0" w:firstLine="0"/>
                                <w:jc w:val="left"/>
                              </w:pPr>
                              <w:r>
                                <w:rPr>
                                  <w:rFonts w:ascii="Arial" w:eastAsia="Arial" w:hAnsi="Arial" w:cs="Arial"/>
                                  <w:sz w:val="15"/>
                                </w:rPr>
                                <w:t>CpG 84 (cg12981137)</w:t>
                              </w:r>
                            </w:p>
                          </w:txbxContent>
                        </wps:txbx>
                        <wps:bodyPr horzOverflow="overflow" vert="horz" lIns="0" tIns="0" rIns="0" bIns="0" rtlCol="0">
                          <a:noAutofit/>
                        </wps:bodyPr>
                      </wps:wsp>
                      <wps:wsp>
                        <wps:cNvPr id="1869" name="Rectangle 1869"/>
                        <wps:cNvSpPr/>
                        <wps:spPr>
                          <a:xfrm>
                            <a:off x="1548356" y="276352"/>
                            <a:ext cx="338949" cy="117513"/>
                          </a:xfrm>
                          <a:prstGeom prst="rect">
                            <a:avLst/>
                          </a:prstGeom>
                          <a:ln>
                            <a:noFill/>
                          </a:ln>
                        </wps:spPr>
                        <wps:txbx>
                          <w:txbxContent>
                            <w:p w14:paraId="5C3D56F4" w14:textId="77777777" w:rsidR="00DA2B11" w:rsidRDefault="004C3EA9">
                              <w:pPr>
                                <w:spacing w:after="160" w:line="259" w:lineRule="auto"/>
                                <w:ind w:left="0" w:right="0" w:firstLine="0"/>
                                <w:jc w:val="left"/>
                              </w:pPr>
                              <w:r>
                                <w:rPr>
                                  <w:rFonts w:ascii="Arial" w:eastAsia="Arial" w:hAnsi="Arial" w:cs="Arial"/>
                                  <w:sz w:val="15"/>
                                </w:rPr>
                                <w:t>Depth</w:t>
                              </w:r>
                            </w:p>
                          </w:txbxContent>
                        </wps:txbx>
                        <wps:bodyPr horzOverflow="overflow" vert="horz" lIns="0" tIns="0" rIns="0" bIns="0" rtlCol="0">
                          <a:noAutofit/>
                        </wps:bodyPr>
                      </wps:wsp>
                      <wps:wsp>
                        <wps:cNvPr id="1871" name="Shape 1871"/>
                        <wps:cNvSpPr/>
                        <wps:spPr>
                          <a:xfrm>
                            <a:off x="1579612" y="431753"/>
                            <a:ext cx="35555" cy="35555"/>
                          </a:xfrm>
                          <a:custGeom>
                            <a:avLst/>
                            <a:gdLst/>
                            <a:ahLst/>
                            <a:cxnLst/>
                            <a:rect l="0" t="0" r="0" b="0"/>
                            <a:pathLst>
                              <a:path w="35555" h="35555">
                                <a:moveTo>
                                  <a:pt x="17777" y="0"/>
                                </a:moveTo>
                                <a:cubicBezTo>
                                  <a:pt x="27542" y="0"/>
                                  <a:pt x="35555" y="8013"/>
                                  <a:pt x="35555" y="17777"/>
                                </a:cubicBezTo>
                                <a:cubicBezTo>
                                  <a:pt x="35555" y="27595"/>
                                  <a:pt x="27542" y="35555"/>
                                  <a:pt x="17777" y="35555"/>
                                </a:cubicBezTo>
                                <a:cubicBezTo>
                                  <a:pt x="8013" y="35555"/>
                                  <a:pt x="0" y="27595"/>
                                  <a:pt x="0" y="17777"/>
                                </a:cubicBezTo>
                                <a:cubicBezTo>
                                  <a:pt x="0" y="8013"/>
                                  <a:pt x="8013" y="0"/>
                                  <a:pt x="17777" y="0"/>
                                </a:cubicBezTo>
                                <a:close/>
                              </a:path>
                            </a:pathLst>
                          </a:custGeom>
                          <a:ln w="3768" cap="rnd">
                            <a:round/>
                          </a:ln>
                        </wps:spPr>
                        <wps:style>
                          <a:lnRef idx="1">
                            <a:srgbClr val="000000">
                              <a:alpha val="60000"/>
                            </a:srgbClr>
                          </a:lnRef>
                          <a:fillRef idx="1">
                            <a:srgbClr val="000000">
                              <a:alpha val="60000"/>
                            </a:srgbClr>
                          </a:fillRef>
                          <a:effectRef idx="0">
                            <a:scrgbClr r="0" g="0" b="0"/>
                          </a:effectRef>
                          <a:fontRef idx="none"/>
                        </wps:style>
                        <wps:bodyPr/>
                      </wps:wsp>
                      <wps:wsp>
                        <wps:cNvPr id="1873" name="Shape 1873"/>
                        <wps:cNvSpPr/>
                        <wps:spPr>
                          <a:xfrm>
                            <a:off x="1568521" y="512414"/>
                            <a:ext cx="57684" cy="57684"/>
                          </a:xfrm>
                          <a:custGeom>
                            <a:avLst/>
                            <a:gdLst/>
                            <a:ahLst/>
                            <a:cxnLst/>
                            <a:rect l="0" t="0" r="0" b="0"/>
                            <a:pathLst>
                              <a:path w="57684" h="57684">
                                <a:moveTo>
                                  <a:pt x="28868" y="0"/>
                                </a:moveTo>
                                <a:cubicBezTo>
                                  <a:pt x="44735" y="0"/>
                                  <a:pt x="57684" y="12948"/>
                                  <a:pt x="57684" y="28815"/>
                                </a:cubicBezTo>
                                <a:cubicBezTo>
                                  <a:pt x="57684" y="44682"/>
                                  <a:pt x="44735" y="57684"/>
                                  <a:pt x="28868" y="57684"/>
                                </a:cubicBezTo>
                                <a:cubicBezTo>
                                  <a:pt x="13001" y="57684"/>
                                  <a:pt x="0" y="44682"/>
                                  <a:pt x="0" y="28815"/>
                                </a:cubicBezTo>
                                <a:cubicBezTo>
                                  <a:pt x="0" y="12948"/>
                                  <a:pt x="13001" y="0"/>
                                  <a:pt x="28868" y="0"/>
                                </a:cubicBezTo>
                                <a:close/>
                              </a:path>
                            </a:pathLst>
                          </a:custGeom>
                          <a:ln w="3768" cap="rnd">
                            <a:round/>
                          </a:ln>
                        </wps:spPr>
                        <wps:style>
                          <a:lnRef idx="1">
                            <a:srgbClr val="000000">
                              <a:alpha val="60000"/>
                            </a:srgbClr>
                          </a:lnRef>
                          <a:fillRef idx="1">
                            <a:srgbClr val="000000">
                              <a:alpha val="60000"/>
                            </a:srgbClr>
                          </a:fillRef>
                          <a:effectRef idx="0">
                            <a:scrgbClr r="0" g="0" b="0"/>
                          </a:effectRef>
                          <a:fontRef idx="none"/>
                        </wps:style>
                        <wps:bodyPr/>
                      </wps:wsp>
                      <wps:wsp>
                        <wps:cNvPr id="1875" name="Shape 1875"/>
                        <wps:cNvSpPr/>
                        <wps:spPr>
                          <a:xfrm>
                            <a:off x="1558598" y="597321"/>
                            <a:ext cx="77584" cy="77637"/>
                          </a:xfrm>
                          <a:custGeom>
                            <a:avLst/>
                            <a:gdLst/>
                            <a:ahLst/>
                            <a:cxnLst/>
                            <a:rect l="0" t="0" r="0" b="0"/>
                            <a:pathLst>
                              <a:path w="77584" h="77637">
                                <a:moveTo>
                                  <a:pt x="38792" y="0"/>
                                </a:moveTo>
                                <a:cubicBezTo>
                                  <a:pt x="60125" y="0"/>
                                  <a:pt x="77584" y="17512"/>
                                  <a:pt x="77584" y="38845"/>
                                </a:cubicBezTo>
                                <a:cubicBezTo>
                                  <a:pt x="77584" y="60178"/>
                                  <a:pt x="60125" y="77637"/>
                                  <a:pt x="38792" y="77637"/>
                                </a:cubicBezTo>
                                <a:cubicBezTo>
                                  <a:pt x="17459" y="77637"/>
                                  <a:pt x="0" y="60178"/>
                                  <a:pt x="0" y="38845"/>
                                </a:cubicBezTo>
                                <a:cubicBezTo>
                                  <a:pt x="0" y="17512"/>
                                  <a:pt x="17459" y="0"/>
                                  <a:pt x="38792" y="0"/>
                                </a:cubicBezTo>
                                <a:close/>
                              </a:path>
                            </a:pathLst>
                          </a:custGeom>
                          <a:ln w="3768" cap="rnd">
                            <a:round/>
                          </a:ln>
                        </wps:spPr>
                        <wps:style>
                          <a:lnRef idx="1">
                            <a:srgbClr val="000000">
                              <a:alpha val="60000"/>
                            </a:srgbClr>
                          </a:lnRef>
                          <a:fillRef idx="1">
                            <a:srgbClr val="000000">
                              <a:alpha val="60000"/>
                            </a:srgbClr>
                          </a:fillRef>
                          <a:effectRef idx="0">
                            <a:scrgbClr r="0" g="0" b="0"/>
                          </a:effectRef>
                          <a:fontRef idx="none"/>
                        </wps:style>
                        <wps:bodyPr/>
                      </wps:wsp>
                      <wps:wsp>
                        <wps:cNvPr id="1876" name="Rectangle 1876"/>
                        <wps:cNvSpPr/>
                        <wps:spPr>
                          <a:xfrm>
                            <a:off x="1694024" y="422879"/>
                            <a:ext cx="54939" cy="91400"/>
                          </a:xfrm>
                          <a:prstGeom prst="rect">
                            <a:avLst/>
                          </a:prstGeom>
                          <a:ln>
                            <a:noFill/>
                          </a:ln>
                        </wps:spPr>
                        <wps:txbx>
                          <w:txbxContent>
                            <w:p w14:paraId="33A88380" w14:textId="77777777" w:rsidR="00DA2B11" w:rsidRDefault="004C3EA9">
                              <w:pPr>
                                <w:spacing w:after="160" w:line="259" w:lineRule="auto"/>
                                <w:ind w:left="0" w:right="0" w:firstLine="0"/>
                                <w:jc w:val="left"/>
                              </w:pPr>
                              <w:r>
                                <w:rPr>
                                  <w:rFonts w:ascii="Arial" w:eastAsia="Arial" w:hAnsi="Arial" w:cs="Arial"/>
                                  <w:sz w:val="12"/>
                                </w:rPr>
                                <w:t>5</w:t>
                              </w:r>
                            </w:p>
                          </w:txbxContent>
                        </wps:txbx>
                        <wps:bodyPr horzOverflow="overflow" vert="horz" lIns="0" tIns="0" rIns="0" bIns="0" rtlCol="0">
                          <a:noAutofit/>
                        </wps:bodyPr>
                      </wps:wsp>
                      <wps:wsp>
                        <wps:cNvPr id="1877" name="Rectangle 1877"/>
                        <wps:cNvSpPr/>
                        <wps:spPr>
                          <a:xfrm>
                            <a:off x="1694024" y="514579"/>
                            <a:ext cx="109877" cy="91400"/>
                          </a:xfrm>
                          <a:prstGeom prst="rect">
                            <a:avLst/>
                          </a:prstGeom>
                          <a:ln>
                            <a:noFill/>
                          </a:ln>
                        </wps:spPr>
                        <wps:txbx>
                          <w:txbxContent>
                            <w:p w14:paraId="6857E7CA" w14:textId="77777777" w:rsidR="00DA2B11" w:rsidRDefault="004C3EA9">
                              <w:pPr>
                                <w:spacing w:after="160" w:line="259" w:lineRule="auto"/>
                                <w:ind w:left="0" w:right="0" w:firstLine="0"/>
                                <w:jc w:val="left"/>
                              </w:pPr>
                              <w:r>
                                <w:rPr>
                                  <w:rFonts w:ascii="Arial" w:eastAsia="Arial" w:hAnsi="Arial" w:cs="Arial"/>
                                  <w:sz w:val="12"/>
                                </w:rPr>
                                <w:t>15</w:t>
                              </w:r>
                            </w:p>
                          </w:txbxContent>
                        </wps:txbx>
                        <wps:bodyPr horzOverflow="overflow" vert="horz" lIns="0" tIns="0" rIns="0" bIns="0" rtlCol="0">
                          <a:noAutofit/>
                        </wps:bodyPr>
                      </wps:wsp>
                      <wps:wsp>
                        <wps:cNvPr id="1878" name="Rectangle 1878"/>
                        <wps:cNvSpPr/>
                        <wps:spPr>
                          <a:xfrm>
                            <a:off x="1694024" y="609463"/>
                            <a:ext cx="109877" cy="91400"/>
                          </a:xfrm>
                          <a:prstGeom prst="rect">
                            <a:avLst/>
                          </a:prstGeom>
                          <a:ln>
                            <a:noFill/>
                          </a:ln>
                        </wps:spPr>
                        <wps:txbx>
                          <w:txbxContent>
                            <w:p w14:paraId="0E9DBF37" w14:textId="77777777" w:rsidR="00DA2B11" w:rsidRDefault="004C3EA9">
                              <w:pPr>
                                <w:spacing w:after="160" w:line="259" w:lineRule="auto"/>
                                <w:ind w:left="0" w:right="0" w:firstLine="0"/>
                                <w:jc w:val="left"/>
                              </w:pPr>
                              <w:r>
                                <w:rPr>
                                  <w:rFonts w:ascii="Arial" w:eastAsia="Arial" w:hAnsi="Arial" w:cs="Arial"/>
                                  <w:sz w:val="12"/>
                                </w:rPr>
                                <w:t>30</w:t>
                              </w:r>
                            </w:p>
                          </w:txbxContent>
                        </wps:txbx>
                        <wps:bodyPr horzOverflow="overflow" vert="horz" lIns="0" tIns="0" rIns="0" bIns="0" rtlCol="0">
                          <a:noAutofit/>
                        </wps:bodyPr>
                      </wps:wsp>
                      <wps:wsp>
                        <wps:cNvPr id="1880" name="Rectangle 1880"/>
                        <wps:cNvSpPr/>
                        <wps:spPr>
                          <a:xfrm>
                            <a:off x="1548356" y="886728"/>
                            <a:ext cx="781945" cy="117513"/>
                          </a:xfrm>
                          <a:prstGeom prst="rect">
                            <a:avLst/>
                          </a:prstGeom>
                          <a:ln>
                            <a:noFill/>
                          </a:ln>
                        </wps:spPr>
                        <wps:txbx>
                          <w:txbxContent>
                            <w:p w14:paraId="7EF07794" w14:textId="77777777" w:rsidR="00DA2B11" w:rsidRDefault="004C3EA9">
                              <w:pPr>
                                <w:spacing w:after="160" w:line="259" w:lineRule="auto"/>
                                <w:ind w:left="0" w:right="0" w:firstLine="0"/>
                                <w:jc w:val="left"/>
                              </w:pPr>
                              <w:r>
                                <w:rPr>
                                  <w:rFonts w:ascii="Arial" w:eastAsia="Arial" w:hAnsi="Arial" w:cs="Arial"/>
                                  <w:sz w:val="15"/>
                                </w:rPr>
                                <w:t>Known Status</w:t>
                              </w:r>
                            </w:p>
                          </w:txbxContent>
                        </wps:txbx>
                        <wps:bodyPr horzOverflow="overflow" vert="horz" lIns="0" tIns="0" rIns="0" bIns="0" rtlCol="0">
                          <a:noAutofit/>
                        </wps:bodyPr>
                      </wps:wsp>
                      <wps:wsp>
                        <wps:cNvPr id="1882" name="Shape 1882"/>
                        <wps:cNvSpPr/>
                        <wps:spPr>
                          <a:xfrm>
                            <a:off x="1564010" y="1029764"/>
                            <a:ext cx="60337" cy="60337"/>
                          </a:xfrm>
                          <a:custGeom>
                            <a:avLst/>
                            <a:gdLst/>
                            <a:ahLst/>
                            <a:cxnLst/>
                            <a:rect l="0" t="0" r="0" b="0"/>
                            <a:pathLst>
                              <a:path w="60337" h="60337">
                                <a:moveTo>
                                  <a:pt x="30195" y="0"/>
                                </a:moveTo>
                                <a:cubicBezTo>
                                  <a:pt x="46752" y="0"/>
                                  <a:pt x="60337" y="13585"/>
                                  <a:pt x="60337" y="30195"/>
                                </a:cubicBezTo>
                                <a:cubicBezTo>
                                  <a:pt x="60337" y="46752"/>
                                  <a:pt x="46752" y="60337"/>
                                  <a:pt x="30195" y="60337"/>
                                </a:cubicBezTo>
                                <a:cubicBezTo>
                                  <a:pt x="13585" y="60337"/>
                                  <a:pt x="0" y="46752"/>
                                  <a:pt x="0" y="30195"/>
                                </a:cubicBezTo>
                                <a:cubicBezTo>
                                  <a:pt x="0" y="13585"/>
                                  <a:pt x="13585" y="0"/>
                                  <a:pt x="30195"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84" name="Shape 1884"/>
                        <wps:cNvSpPr/>
                        <wps:spPr>
                          <a:xfrm>
                            <a:off x="1564010" y="1121464"/>
                            <a:ext cx="60337" cy="60337"/>
                          </a:xfrm>
                          <a:custGeom>
                            <a:avLst/>
                            <a:gdLst/>
                            <a:ahLst/>
                            <a:cxnLst/>
                            <a:rect l="0" t="0" r="0" b="0"/>
                            <a:pathLst>
                              <a:path w="60337" h="60337">
                                <a:moveTo>
                                  <a:pt x="30195" y="0"/>
                                </a:moveTo>
                                <a:cubicBezTo>
                                  <a:pt x="46752" y="0"/>
                                  <a:pt x="60337" y="13585"/>
                                  <a:pt x="60337" y="30195"/>
                                </a:cubicBezTo>
                                <a:cubicBezTo>
                                  <a:pt x="60337" y="46752"/>
                                  <a:pt x="46752" y="60337"/>
                                  <a:pt x="30195" y="60337"/>
                                </a:cubicBezTo>
                                <a:cubicBezTo>
                                  <a:pt x="13585" y="60337"/>
                                  <a:pt x="0" y="46752"/>
                                  <a:pt x="0" y="30195"/>
                                </a:cubicBezTo>
                                <a:cubicBezTo>
                                  <a:pt x="0" y="13585"/>
                                  <a:pt x="13585" y="0"/>
                                  <a:pt x="30195"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85" name="Rectangle 1885"/>
                        <wps:cNvSpPr/>
                        <wps:spPr>
                          <a:xfrm>
                            <a:off x="1687603" y="1033255"/>
                            <a:ext cx="480319" cy="91400"/>
                          </a:xfrm>
                          <a:prstGeom prst="rect">
                            <a:avLst/>
                          </a:prstGeom>
                          <a:ln>
                            <a:noFill/>
                          </a:ln>
                        </wps:spPr>
                        <wps:txbx>
                          <w:txbxContent>
                            <w:p w14:paraId="287E443A" w14:textId="77777777" w:rsidR="00DA2B11" w:rsidRDefault="004C3EA9">
                              <w:pPr>
                                <w:spacing w:after="160" w:line="259" w:lineRule="auto"/>
                                <w:ind w:left="0" w:right="0" w:firstLine="0"/>
                                <w:jc w:val="left"/>
                              </w:pPr>
                              <w:r>
                                <w:rPr>
                                  <w:rFonts w:ascii="Arial" w:eastAsia="Arial" w:hAnsi="Arial" w:cs="Arial"/>
                                  <w:sz w:val="12"/>
                                </w:rPr>
                                <w:t>Methylated</w:t>
                              </w:r>
                            </w:p>
                          </w:txbxContent>
                        </wps:txbx>
                        <wps:bodyPr horzOverflow="overflow" vert="horz" lIns="0" tIns="0" rIns="0" bIns="0" rtlCol="0">
                          <a:noAutofit/>
                        </wps:bodyPr>
                      </wps:wsp>
                      <wps:wsp>
                        <wps:cNvPr id="1886" name="Rectangle 1886"/>
                        <wps:cNvSpPr/>
                        <wps:spPr>
                          <a:xfrm>
                            <a:off x="1687603" y="1124955"/>
                            <a:ext cx="606599" cy="91400"/>
                          </a:xfrm>
                          <a:prstGeom prst="rect">
                            <a:avLst/>
                          </a:prstGeom>
                          <a:ln>
                            <a:noFill/>
                          </a:ln>
                        </wps:spPr>
                        <wps:txbx>
                          <w:txbxContent>
                            <w:p w14:paraId="638E658C" w14:textId="77777777" w:rsidR="00DA2B11" w:rsidRDefault="004C3EA9">
                              <w:pPr>
                                <w:spacing w:after="160" w:line="259" w:lineRule="auto"/>
                                <w:ind w:left="0" w:right="0" w:firstLine="0"/>
                                <w:jc w:val="left"/>
                              </w:pPr>
                              <w:proofErr w:type="spellStart"/>
                              <w:r>
                                <w:rPr>
                                  <w:rFonts w:ascii="Arial" w:eastAsia="Arial" w:hAnsi="Arial" w:cs="Arial"/>
                                  <w:sz w:val="12"/>
                                </w:rPr>
                                <w:t>UnMethylated</w:t>
                              </w:r>
                              <w:proofErr w:type="spellEnd"/>
                            </w:p>
                          </w:txbxContent>
                        </wps:txbx>
                        <wps:bodyPr horzOverflow="overflow" vert="horz" lIns="0" tIns="0" rIns="0" bIns="0" rtlCol="0">
                          <a:noAutofit/>
                        </wps:bodyPr>
                      </wps:wsp>
                      <wps:wsp>
                        <wps:cNvPr id="1890" name="Shape 1890"/>
                        <wps:cNvSpPr/>
                        <wps:spPr>
                          <a:xfrm>
                            <a:off x="2559899" y="1059025"/>
                            <a:ext cx="1125382" cy="0"/>
                          </a:xfrm>
                          <a:custGeom>
                            <a:avLst/>
                            <a:gdLst/>
                            <a:ahLst/>
                            <a:cxnLst/>
                            <a:rect l="0" t="0" r="0" b="0"/>
                            <a:pathLst>
                              <a:path w="1125382">
                                <a:moveTo>
                                  <a:pt x="0" y="0"/>
                                </a:moveTo>
                                <a:lnTo>
                                  <a:pt x="1125382" y="0"/>
                                </a:lnTo>
                              </a:path>
                            </a:pathLst>
                          </a:custGeom>
                          <a:ln w="3298" cap="flat">
                            <a:round/>
                          </a:ln>
                        </wps:spPr>
                        <wps:style>
                          <a:lnRef idx="1">
                            <a:srgbClr val="EBEBEB"/>
                          </a:lnRef>
                          <a:fillRef idx="0">
                            <a:srgbClr val="000000">
                              <a:alpha val="0"/>
                            </a:srgbClr>
                          </a:fillRef>
                          <a:effectRef idx="0">
                            <a:scrgbClr r="0" g="0" b="0"/>
                          </a:effectRef>
                          <a:fontRef idx="none"/>
                        </wps:style>
                        <wps:bodyPr/>
                      </wps:wsp>
                      <wps:wsp>
                        <wps:cNvPr id="1891" name="Shape 1891"/>
                        <wps:cNvSpPr/>
                        <wps:spPr>
                          <a:xfrm>
                            <a:off x="2559899" y="773074"/>
                            <a:ext cx="1125382" cy="0"/>
                          </a:xfrm>
                          <a:custGeom>
                            <a:avLst/>
                            <a:gdLst/>
                            <a:ahLst/>
                            <a:cxnLst/>
                            <a:rect l="0" t="0" r="0" b="0"/>
                            <a:pathLst>
                              <a:path w="1125382">
                                <a:moveTo>
                                  <a:pt x="0" y="0"/>
                                </a:moveTo>
                                <a:lnTo>
                                  <a:pt x="1125382" y="0"/>
                                </a:lnTo>
                              </a:path>
                            </a:pathLst>
                          </a:custGeom>
                          <a:ln w="3298" cap="flat">
                            <a:round/>
                          </a:ln>
                        </wps:spPr>
                        <wps:style>
                          <a:lnRef idx="1">
                            <a:srgbClr val="EBEBEB"/>
                          </a:lnRef>
                          <a:fillRef idx="0">
                            <a:srgbClr val="000000">
                              <a:alpha val="0"/>
                            </a:srgbClr>
                          </a:fillRef>
                          <a:effectRef idx="0">
                            <a:scrgbClr r="0" g="0" b="0"/>
                          </a:effectRef>
                          <a:fontRef idx="none"/>
                        </wps:style>
                        <wps:bodyPr/>
                      </wps:wsp>
                      <wps:wsp>
                        <wps:cNvPr id="1892" name="Shape 1892"/>
                        <wps:cNvSpPr/>
                        <wps:spPr>
                          <a:xfrm>
                            <a:off x="2559899" y="487123"/>
                            <a:ext cx="1125382" cy="0"/>
                          </a:xfrm>
                          <a:custGeom>
                            <a:avLst/>
                            <a:gdLst/>
                            <a:ahLst/>
                            <a:cxnLst/>
                            <a:rect l="0" t="0" r="0" b="0"/>
                            <a:pathLst>
                              <a:path w="1125382">
                                <a:moveTo>
                                  <a:pt x="0" y="0"/>
                                </a:moveTo>
                                <a:lnTo>
                                  <a:pt x="1125382" y="0"/>
                                </a:lnTo>
                              </a:path>
                            </a:pathLst>
                          </a:custGeom>
                          <a:ln w="3298" cap="flat">
                            <a:round/>
                          </a:ln>
                        </wps:spPr>
                        <wps:style>
                          <a:lnRef idx="1">
                            <a:srgbClr val="EBEBEB"/>
                          </a:lnRef>
                          <a:fillRef idx="0">
                            <a:srgbClr val="000000">
                              <a:alpha val="0"/>
                            </a:srgbClr>
                          </a:fillRef>
                          <a:effectRef idx="0">
                            <a:scrgbClr r="0" g="0" b="0"/>
                          </a:effectRef>
                          <a:fontRef idx="none"/>
                        </wps:style>
                        <wps:bodyPr/>
                      </wps:wsp>
                      <wps:wsp>
                        <wps:cNvPr id="1893" name="Shape 1893"/>
                        <wps:cNvSpPr/>
                        <wps:spPr>
                          <a:xfrm>
                            <a:off x="2559899" y="201172"/>
                            <a:ext cx="1125382" cy="0"/>
                          </a:xfrm>
                          <a:custGeom>
                            <a:avLst/>
                            <a:gdLst/>
                            <a:ahLst/>
                            <a:cxnLst/>
                            <a:rect l="0" t="0" r="0" b="0"/>
                            <a:pathLst>
                              <a:path w="1125382">
                                <a:moveTo>
                                  <a:pt x="0" y="0"/>
                                </a:moveTo>
                                <a:lnTo>
                                  <a:pt x="1125382" y="0"/>
                                </a:lnTo>
                              </a:path>
                            </a:pathLst>
                          </a:custGeom>
                          <a:ln w="3298" cap="flat">
                            <a:round/>
                          </a:ln>
                        </wps:spPr>
                        <wps:style>
                          <a:lnRef idx="1">
                            <a:srgbClr val="EBEBEB"/>
                          </a:lnRef>
                          <a:fillRef idx="0">
                            <a:srgbClr val="000000">
                              <a:alpha val="0"/>
                            </a:srgbClr>
                          </a:fillRef>
                          <a:effectRef idx="0">
                            <a:scrgbClr r="0" g="0" b="0"/>
                          </a:effectRef>
                          <a:fontRef idx="none"/>
                        </wps:style>
                        <wps:bodyPr/>
                      </wps:wsp>
                      <wps:wsp>
                        <wps:cNvPr id="1894" name="Shape 1894"/>
                        <wps:cNvSpPr/>
                        <wps:spPr>
                          <a:xfrm>
                            <a:off x="2559899" y="1202000"/>
                            <a:ext cx="1125382" cy="0"/>
                          </a:xfrm>
                          <a:custGeom>
                            <a:avLst/>
                            <a:gdLst/>
                            <a:ahLst/>
                            <a:cxnLst/>
                            <a:rect l="0" t="0" r="0" b="0"/>
                            <a:pathLst>
                              <a:path w="1125382">
                                <a:moveTo>
                                  <a:pt x="0" y="0"/>
                                </a:moveTo>
                                <a:lnTo>
                                  <a:pt x="1125382" y="0"/>
                                </a:lnTo>
                              </a:path>
                            </a:pathLst>
                          </a:custGeom>
                          <a:ln w="6633" cap="flat">
                            <a:round/>
                          </a:ln>
                        </wps:spPr>
                        <wps:style>
                          <a:lnRef idx="1">
                            <a:srgbClr val="EBEBEB"/>
                          </a:lnRef>
                          <a:fillRef idx="0">
                            <a:srgbClr val="000000">
                              <a:alpha val="0"/>
                            </a:srgbClr>
                          </a:fillRef>
                          <a:effectRef idx="0">
                            <a:scrgbClr r="0" g="0" b="0"/>
                          </a:effectRef>
                          <a:fontRef idx="none"/>
                        </wps:style>
                        <wps:bodyPr/>
                      </wps:wsp>
                      <wps:wsp>
                        <wps:cNvPr id="1895" name="Shape 1895"/>
                        <wps:cNvSpPr/>
                        <wps:spPr>
                          <a:xfrm>
                            <a:off x="2559899" y="916049"/>
                            <a:ext cx="1125382" cy="0"/>
                          </a:xfrm>
                          <a:custGeom>
                            <a:avLst/>
                            <a:gdLst/>
                            <a:ahLst/>
                            <a:cxnLst/>
                            <a:rect l="0" t="0" r="0" b="0"/>
                            <a:pathLst>
                              <a:path w="1125382">
                                <a:moveTo>
                                  <a:pt x="0" y="0"/>
                                </a:moveTo>
                                <a:lnTo>
                                  <a:pt x="1125382" y="0"/>
                                </a:lnTo>
                              </a:path>
                            </a:pathLst>
                          </a:custGeom>
                          <a:ln w="6633" cap="flat">
                            <a:round/>
                          </a:ln>
                        </wps:spPr>
                        <wps:style>
                          <a:lnRef idx="1">
                            <a:srgbClr val="EBEBEB"/>
                          </a:lnRef>
                          <a:fillRef idx="0">
                            <a:srgbClr val="000000">
                              <a:alpha val="0"/>
                            </a:srgbClr>
                          </a:fillRef>
                          <a:effectRef idx="0">
                            <a:scrgbClr r="0" g="0" b="0"/>
                          </a:effectRef>
                          <a:fontRef idx="none"/>
                        </wps:style>
                        <wps:bodyPr/>
                      </wps:wsp>
                      <wps:wsp>
                        <wps:cNvPr id="1896" name="Shape 1896"/>
                        <wps:cNvSpPr/>
                        <wps:spPr>
                          <a:xfrm>
                            <a:off x="2559899" y="630098"/>
                            <a:ext cx="1125382" cy="0"/>
                          </a:xfrm>
                          <a:custGeom>
                            <a:avLst/>
                            <a:gdLst/>
                            <a:ahLst/>
                            <a:cxnLst/>
                            <a:rect l="0" t="0" r="0" b="0"/>
                            <a:pathLst>
                              <a:path w="1125382">
                                <a:moveTo>
                                  <a:pt x="0" y="0"/>
                                </a:moveTo>
                                <a:lnTo>
                                  <a:pt x="1125382" y="0"/>
                                </a:lnTo>
                              </a:path>
                            </a:pathLst>
                          </a:custGeom>
                          <a:ln w="6633" cap="flat">
                            <a:round/>
                          </a:ln>
                        </wps:spPr>
                        <wps:style>
                          <a:lnRef idx="1">
                            <a:srgbClr val="EBEBEB"/>
                          </a:lnRef>
                          <a:fillRef idx="0">
                            <a:srgbClr val="000000">
                              <a:alpha val="0"/>
                            </a:srgbClr>
                          </a:fillRef>
                          <a:effectRef idx="0">
                            <a:scrgbClr r="0" g="0" b="0"/>
                          </a:effectRef>
                          <a:fontRef idx="none"/>
                        </wps:style>
                        <wps:bodyPr/>
                      </wps:wsp>
                      <wps:wsp>
                        <wps:cNvPr id="1897" name="Shape 1897"/>
                        <wps:cNvSpPr/>
                        <wps:spPr>
                          <a:xfrm>
                            <a:off x="2559899" y="344147"/>
                            <a:ext cx="1125382" cy="0"/>
                          </a:xfrm>
                          <a:custGeom>
                            <a:avLst/>
                            <a:gdLst/>
                            <a:ahLst/>
                            <a:cxnLst/>
                            <a:rect l="0" t="0" r="0" b="0"/>
                            <a:pathLst>
                              <a:path w="1125382">
                                <a:moveTo>
                                  <a:pt x="0" y="0"/>
                                </a:moveTo>
                                <a:lnTo>
                                  <a:pt x="1125382" y="0"/>
                                </a:lnTo>
                              </a:path>
                            </a:pathLst>
                          </a:custGeom>
                          <a:ln w="6633" cap="flat">
                            <a:round/>
                          </a:ln>
                        </wps:spPr>
                        <wps:style>
                          <a:lnRef idx="1">
                            <a:srgbClr val="EBEBEB"/>
                          </a:lnRef>
                          <a:fillRef idx="0">
                            <a:srgbClr val="000000">
                              <a:alpha val="0"/>
                            </a:srgbClr>
                          </a:fillRef>
                          <a:effectRef idx="0">
                            <a:scrgbClr r="0" g="0" b="0"/>
                          </a:effectRef>
                          <a:fontRef idx="none"/>
                        </wps:style>
                        <wps:bodyPr/>
                      </wps:wsp>
                      <wps:wsp>
                        <wps:cNvPr id="1898" name="Shape 1898"/>
                        <wps:cNvSpPr/>
                        <wps:spPr>
                          <a:xfrm>
                            <a:off x="2846267" y="127751"/>
                            <a:ext cx="0" cy="1125420"/>
                          </a:xfrm>
                          <a:custGeom>
                            <a:avLst/>
                            <a:gdLst/>
                            <a:ahLst/>
                            <a:cxnLst/>
                            <a:rect l="0" t="0" r="0" b="0"/>
                            <a:pathLst>
                              <a:path h="1125420">
                                <a:moveTo>
                                  <a:pt x="0" y="1125420"/>
                                </a:moveTo>
                                <a:lnTo>
                                  <a:pt x="0" y="0"/>
                                </a:lnTo>
                              </a:path>
                            </a:pathLst>
                          </a:custGeom>
                          <a:ln w="6633" cap="flat">
                            <a:round/>
                          </a:ln>
                        </wps:spPr>
                        <wps:style>
                          <a:lnRef idx="1">
                            <a:srgbClr val="EBEBEB"/>
                          </a:lnRef>
                          <a:fillRef idx="0">
                            <a:srgbClr val="000000">
                              <a:alpha val="0"/>
                            </a:srgbClr>
                          </a:fillRef>
                          <a:effectRef idx="0">
                            <a:scrgbClr r="0" g="0" b="0"/>
                          </a:effectRef>
                          <a:fontRef idx="none"/>
                        </wps:style>
                        <wps:bodyPr/>
                      </wps:wsp>
                      <wps:wsp>
                        <wps:cNvPr id="1899" name="Shape 1899"/>
                        <wps:cNvSpPr/>
                        <wps:spPr>
                          <a:xfrm>
                            <a:off x="3323598" y="127751"/>
                            <a:ext cx="0" cy="1125420"/>
                          </a:xfrm>
                          <a:custGeom>
                            <a:avLst/>
                            <a:gdLst/>
                            <a:ahLst/>
                            <a:cxnLst/>
                            <a:rect l="0" t="0" r="0" b="0"/>
                            <a:pathLst>
                              <a:path h="1125420">
                                <a:moveTo>
                                  <a:pt x="0" y="1125420"/>
                                </a:moveTo>
                                <a:lnTo>
                                  <a:pt x="0" y="0"/>
                                </a:lnTo>
                              </a:path>
                            </a:pathLst>
                          </a:custGeom>
                          <a:ln w="6633" cap="flat">
                            <a:round/>
                          </a:ln>
                        </wps:spPr>
                        <wps:style>
                          <a:lnRef idx="1">
                            <a:srgbClr val="EBEBEB"/>
                          </a:lnRef>
                          <a:fillRef idx="0">
                            <a:srgbClr val="000000">
                              <a:alpha val="0"/>
                            </a:srgbClr>
                          </a:fillRef>
                          <a:effectRef idx="0">
                            <a:scrgbClr r="0" g="0" b="0"/>
                          </a:effectRef>
                          <a:fontRef idx="none"/>
                        </wps:style>
                        <wps:bodyPr/>
                      </wps:wsp>
                      <wps:wsp>
                        <wps:cNvPr id="1900" name="Shape 1900"/>
                        <wps:cNvSpPr/>
                        <wps:spPr>
                          <a:xfrm>
                            <a:off x="2828755" y="1184488"/>
                            <a:ext cx="35061" cy="35024"/>
                          </a:xfrm>
                          <a:custGeom>
                            <a:avLst/>
                            <a:gdLst/>
                            <a:ahLst/>
                            <a:cxnLst/>
                            <a:rect l="0" t="0" r="0" b="0"/>
                            <a:pathLst>
                              <a:path w="35061" h="35024">
                                <a:moveTo>
                                  <a:pt x="17512" y="0"/>
                                </a:moveTo>
                                <a:cubicBezTo>
                                  <a:pt x="27177" y="0"/>
                                  <a:pt x="35061" y="7884"/>
                                  <a:pt x="35061" y="17512"/>
                                </a:cubicBezTo>
                                <a:cubicBezTo>
                                  <a:pt x="35061" y="27139"/>
                                  <a:pt x="27177" y="35024"/>
                                  <a:pt x="17512" y="35024"/>
                                </a:cubicBezTo>
                                <a:cubicBezTo>
                                  <a:pt x="7884" y="35024"/>
                                  <a:pt x="0" y="27139"/>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01" name="Shape 1901"/>
                        <wps:cNvSpPr/>
                        <wps:spPr>
                          <a:xfrm>
                            <a:off x="2857411" y="941862"/>
                            <a:ext cx="35024" cy="35024"/>
                          </a:xfrm>
                          <a:custGeom>
                            <a:avLst/>
                            <a:gdLst/>
                            <a:ahLst/>
                            <a:cxnLst/>
                            <a:rect l="0" t="0" r="0" b="0"/>
                            <a:pathLst>
                              <a:path w="35024" h="35024">
                                <a:moveTo>
                                  <a:pt x="17512" y="0"/>
                                </a:moveTo>
                                <a:cubicBezTo>
                                  <a:pt x="27140" y="0"/>
                                  <a:pt x="35024" y="7884"/>
                                  <a:pt x="35024" y="17512"/>
                                </a:cubicBezTo>
                                <a:cubicBezTo>
                                  <a:pt x="35024" y="27140"/>
                                  <a:pt x="27140" y="35024"/>
                                  <a:pt x="17512" y="35024"/>
                                </a:cubicBezTo>
                                <a:cubicBezTo>
                                  <a:pt x="7884" y="35024"/>
                                  <a:pt x="0" y="27140"/>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02" name="Shape 1902"/>
                        <wps:cNvSpPr/>
                        <wps:spPr>
                          <a:xfrm>
                            <a:off x="2828755" y="1026048"/>
                            <a:ext cx="35061" cy="35024"/>
                          </a:xfrm>
                          <a:custGeom>
                            <a:avLst/>
                            <a:gdLst/>
                            <a:ahLst/>
                            <a:cxnLst/>
                            <a:rect l="0" t="0" r="0" b="0"/>
                            <a:pathLst>
                              <a:path w="35061" h="35024">
                                <a:moveTo>
                                  <a:pt x="17512" y="0"/>
                                </a:moveTo>
                                <a:cubicBezTo>
                                  <a:pt x="27177" y="0"/>
                                  <a:pt x="35061" y="7884"/>
                                  <a:pt x="35061" y="17512"/>
                                </a:cubicBezTo>
                                <a:cubicBezTo>
                                  <a:pt x="35061" y="27140"/>
                                  <a:pt x="27177" y="35024"/>
                                  <a:pt x="17512" y="35024"/>
                                </a:cubicBezTo>
                                <a:cubicBezTo>
                                  <a:pt x="7884" y="35024"/>
                                  <a:pt x="0" y="27140"/>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03" name="Shape 1903"/>
                        <wps:cNvSpPr/>
                        <wps:spPr>
                          <a:xfrm>
                            <a:off x="2828755" y="983557"/>
                            <a:ext cx="35061" cy="35024"/>
                          </a:xfrm>
                          <a:custGeom>
                            <a:avLst/>
                            <a:gdLst/>
                            <a:ahLst/>
                            <a:cxnLst/>
                            <a:rect l="0" t="0" r="0" b="0"/>
                            <a:pathLst>
                              <a:path w="35061" h="35024">
                                <a:moveTo>
                                  <a:pt x="17512" y="0"/>
                                </a:moveTo>
                                <a:cubicBezTo>
                                  <a:pt x="27177" y="0"/>
                                  <a:pt x="35061" y="7884"/>
                                  <a:pt x="35061" y="17512"/>
                                </a:cubicBezTo>
                                <a:cubicBezTo>
                                  <a:pt x="35061" y="27139"/>
                                  <a:pt x="27177" y="35024"/>
                                  <a:pt x="17512" y="35024"/>
                                </a:cubicBezTo>
                                <a:cubicBezTo>
                                  <a:pt x="7884" y="35024"/>
                                  <a:pt x="0" y="27139"/>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04" name="Shape 1904"/>
                        <wps:cNvSpPr/>
                        <wps:spPr>
                          <a:xfrm>
                            <a:off x="2856425" y="898537"/>
                            <a:ext cx="35024" cy="35024"/>
                          </a:xfrm>
                          <a:custGeom>
                            <a:avLst/>
                            <a:gdLst/>
                            <a:ahLst/>
                            <a:cxnLst/>
                            <a:rect l="0" t="0" r="0" b="0"/>
                            <a:pathLst>
                              <a:path w="35024" h="35024">
                                <a:moveTo>
                                  <a:pt x="17512" y="0"/>
                                </a:moveTo>
                                <a:cubicBezTo>
                                  <a:pt x="27140" y="0"/>
                                  <a:pt x="35024" y="7884"/>
                                  <a:pt x="35024" y="17512"/>
                                </a:cubicBezTo>
                                <a:cubicBezTo>
                                  <a:pt x="35024" y="27139"/>
                                  <a:pt x="27140" y="35024"/>
                                  <a:pt x="17512" y="35024"/>
                                </a:cubicBezTo>
                                <a:cubicBezTo>
                                  <a:pt x="7884" y="35024"/>
                                  <a:pt x="0" y="27139"/>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05" name="Shape 1905"/>
                        <wps:cNvSpPr/>
                        <wps:spPr>
                          <a:xfrm>
                            <a:off x="2855971" y="755562"/>
                            <a:ext cx="35061" cy="35024"/>
                          </a:xfrm>
                          <a:custGeom>
                            <a:avLst/>
                            <a:gdLst/>
                            <a:ahLst/>
                            <a:cxnLst/>
                            <a:rect l="0" t="0" r="0" b="0"/>
                            <a:pathLst>
                              <a:path w="35061" h="35024">
                                <a:moveTo>
                                  <a:pt x="17550" y="0"/>
                                </a:moveTo>
                                <a:cubicBezTo>
                                  <a:pt x="27177" y="0"/>
                                  <a:pt x="35061" y="7884"/>
                                  <a:pt x="35061" y="17512"/>
                                </a:cubicBezTo>
                                <a:cubicBezTo>
                                  <a:pt x="35061" y="27140"/>
                                  <a:pt x="27177" y="35024"/>
                                  <a:pt x="17550" y="35024"/>
                                </a:cubicBezTo>
                                <a:cubicBezTo>
                                  <a:pt x="7884" y="35024"/>
                                  <a:pt x="0" y="27140"/>
                                  <a:pt x="0" y="17512"/>
                                </a:cubicBezTo>
                                <a:cubicBezTo>
                                  <a:pt x="0" y="7884"/>
                                  <a:pt x="7884" y="0"/>
                                  <a:pt x="17550"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06" name="Shape 1906"/>
                        <wps:cNvSpPr/>
                        <wps:spPr>
                          <a:xfrm>
                            <a:off x="2828755" y="446451"/>
                            <a:ext cx="35061" cy="35024"/>
                          </a:xfrm>
                          <a:custGeom>
                            <a:avLst/>
                            <a:gdLst/>
                            <a:ahLst/>
                            <a:cxnLst/>
                            <a:rect l="0" t="0" r="0" b="0"/>
                            <a:pathLst>
                              <a:path w="35061" h="35024">
                                <a:moveTo>
                                  <a:pt x="17512" y="0"/>
                                </a:moveTo>
                                <a:cubicBezTo>
                                  <a:pt x="27177" y="0"/>
                                  <a:pt x="35061" y="7884"/>
                                  <a:pt x="35061" y="17512"/>
                                </a:cubicBezTo>
                                <a:cubicBezTo>
                                  <a:pt x="35061" y="27139"/>
                                  <a:pt x="27177" y="35024"/>
                                  <a:pt x="17512" y="35024"/>
                                </a:cubicBezTo>
                                <a:cubicBezTo>
                                  <a:pt x="7884" y="35024"/>
                                  <a:pt x="0" y="27139"/>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07" name="Shape 1907"/>
                        <wps:cNvSpPr/>
                        <wps:spPr>
                          <a:xfrm>
                            <a:off x="2828755" y="730128"/>
                            <a:ext cx="35061" cy="35024"/>
                          </a:xfrm>
                          <a:custGeom>
                            <a:avLst/>
                            <a:gdLst/>
                            <a:ahLst/>
                            <a:cxnLst/>
                            <a:rect l="0" t="0" r="0" b="0"/>
                            <a:pathLst>
                              <a:path w="35061" h="35024">
                                <a:moveTo>
                                  <a:pt x="17512" y="0"/>
                                </a:moveTo>
                                <a:cubicBezTo>
                                  <a:pt x="27177" y="0"/>
                                  <a:pt x="35061" y="7884"/>
                                  <a:pt x="35061" y="17512"/>
                                </a:cubicBezTo>
                                <a:cubicBezTo>
                                  <a:pt x="35061" y="27139"/>
                                  <a:pt x="27177" y="35024"/>
                                  <a:pt x="17512" y="35024"/>
                                </a:cubicBezTo>
                                <a:cubicBezTo>
                                  <a:pt x="7884" y="35024"/>
                                  <a:pt x="0" y="27139"/>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08" name="Shape 1908"/>
                        <wps:cNvSpPr/>
                        <wps:spPr>
                          <a:xfrm>
                            <a:off x="2828755" y="339788"/>
                            <a:ext cx="35061" cy="35024"/>
                          </a:xfrm>
                          <a:custGeom>
                            <a:avLst/>
                            <a:gdLst/>
                            <a:ahLst/>
                            <a:cxnLst/>
                            <a:rect l="0" t="0" r="0" b="0"/>
                            <a:pathLst>
                              <a:path w="35061" h="35024">
                                <a:moveTo>
                                  <a:pt x="17512" y="0"/>
                                </a:moveTo>
                                <a:cubicBezTo>
                                  <a:pt x="27177" y="0"/>
                                  <a:pt x="35061" y="7884"/>
                                  <a:pt x="35061" y="17512"/>
                                </a:cubicBezTo>
                                <a:cubicBezTo>
                                  <a:pt x="35061" y="27140"/>
                                  <a:pt x="27177" y="35024"/>
                                  <a:pt x="17512" y="35024"/>
                                </a:cubicBezTo>
                                <a:cubicBezTo>
                                  <a:pt x="7884" y="35024"/>
                                  <a:pt x="0" y="27140"/>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09" name="Shape 1909"/>
                        <wps:cNvSpPr/>
                        <wps:spPr>
                          <a:xfrm>
                            <a:off x="2828755" y="941900"/>
                            <a:ext cx="35061" cy="35062"/>
                          </a:xfrm>
                          <a:custGeom>
                            <a:avLst/>
                            <a:gdLst/>
                            <a:ahLst/>
                            <a:cxnLst/>
                            <a:rect l="0" t="0" r="0" b="0"/>
                            <a:pathLst>
                              <a:path w="35061" h="35062">
                                <a:moveTo>
                                  <a:pt x="17512" y="0"/>
                                </a:moveTo>
                                <a:cubicBezTo>
                                  <a:pt x="27177" y="0"/>
                                  <a:pt x="35061" y="7884"/>
                                  <a:pt x="35061" y="17550"/>
                                </a:cubicBezTo>
                                <a:cubicBezTo>
                                  <a:pt x="35061" y="27177"/>
                                  <a:pt x="27177" y="35062"/>
                                  <a:pt x="17512" y="35062"/>
                                </a:cubicBezTo>
                                <a:cubicBezTo>
                                  <a:pt x="7884" y="35062"/>
                                  <a:pt x="0" y="27177"/>
                                  <a:pt x="0" y="17550"/>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10" name="Shape 1910"/>
                        <wps:cNvSpPr/>
                        <wps:spPr>
                          <a:xfrm>
                            <a:off x="2853203" y="469611"/>
                            <a:ext cx="35062" cy="35024"/>
                          </a:xfrm>
                          <a:custGeom>
                            <a:avLst/>
                            <a:gdLst/>
                            <a:ahLst/>
                            <a:cxnLst/>
                            <a:rect l="0" t="0" r="0" b="0"/>
                            <a:pathLst>
                              <a:path w="35062" h="35024">
                                <a:moveTo>
                                  <a:pt x="17512" y="0"/>
                                </a:moveTo>
                                <a:cubicBezTo>
                                  <a:pt x="27178" y="0"/>
                                  <a:pt x="35062" y="7884"/>
                                  <a:pt x="35062" y="17512"/>
                                </a:cubicBezTo>
                                <a:cubicBezTo>
                                  <a:pt x="35062" y="27140"/>
                                  <a:pt x="27178" y="35024"/>
                                  <a:pt x="17512" y="35024"/>
                                </a:cubicBezTo>
                                <a:cubicBezTo>
                                  <a:pt x="7884" y="35024"/>
                                  <a:pt x="0" y="27140"/>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11" name="Shape 1911"/>
                        <wps:cNvSpPr/>
                        <wps:spPr>
                          <a:xfrm>
                            <a:off x="2828755" y="383795"/>
                            <a:ext cx="35061" cy="35062"/>
                          </a:xfrm>
                          <a:custGeom>
                            <a:avLst/>
                            <a:gdLst/>
                            <a:ahLst/>
                            <a:cxnLst/>
                            <a:rect l="0" t="0" r="0" b="0"/>
                            <a:pathLst>
                              <a:path w="35061" h="35062">
                                <a:moveTo>
                                  <a:pt x="17512" y="0"/>
                                </a:moveTo>
                                <a:cubicBezTo>
                                  <a:pt x="27177" y="0"/>
                                  <a:pt x="35061" y="7884"/>
                                  <a:pt x="35061" y="17550"/>
                                </a:cubicBezTo>
                                <a:cubicBezTo>
                                  <a:pt x="35061" y="27178"/>
                                  <a:pt x="27177" y="35062"/>
                                  <a:pt x="17512" y="35062"/>
                                </a:cubicBezTo>
                                <a:cubicBezTo>
                                  <a:pt x="7884" y="35062"/>
                                  <a:pt x="0" y="27178"/>
                                  <a:pt x="0" y="17550"/>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12" name="Shape 1912"/>
                        <wps:cNvSpPr/>
                        <wps:spPr>
                          <a:xfrm>
                            <a:off x="2828755" y="541099"/>
                            <a:ext cx="35061" cy="35024"/>
                          </a:xfrm>
                          <a:custGeom>
                            <a:avLst/>
                            <a:gdLst/>
                            <a:ahLst/>
                            <a:cxnLst/>
                            <a:rect l="0" t="0" r="0" b="0"/>
                            <a:pathLst>
                              <a:path w="35061" h="35024">
                                <a:moveTo>
                                  <a:pt x="17512" y="0"/>
                                </a:moveTo>
                                <a:cubicBezTo>
                                  <a:pt x="27177" y="0"/>
                                  <a:pt x="35061" y="7884"/>
                                  <a:pt x="35061" y="17512"/>
                                </a:cubicBezTo>
                                <a:cubicBezTo>
                                  <a:pt x="35061" y="27139"/>
                                  <a:pt x="27177" y="35024"/>
                                  <a:pt x="17512" y="35024"/>
                                </a:cubicBezTo>
                                <a:cubicBezTo>
                                  <a:pt x="7884" y="35024"/>
                                  <a:pt x="0" y="27139"/>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13" name="Shape 1913"/>
                        <wps:cNvSpPr/>
                        <wps:spPr>
                          <a:xfrm>
                            <a:off x="2828755" y="906497"/>
                            <a:ext cx="35061" cy="35024"/>
                          </a:xfrm>
                          <a:custGeom>
                            <a:avLst/>
                            <a:gdLst/>
                            <a:ahLst/>
                            <a:cxnLst/>
                            <a:rect l="0" t="0" r="0" b="0"/>
                            <a:pathLst>
                              <a:path w="35061" h="35024">
                                <a:moveTo>
                                  <a:pt x="17512" y="0"/>
                                </a:moveTo>
                                <a:cubicBezTo>
                                  <a:pt x="27177" y="0"/>
                                  <a:pt x="35061" y="7884"/>
                                  <a:pt x="35061" y="17512"/>
                                </a:cubicBezTo>
                                <a:cubicBezTo>
                                  <a:pt x="35061" y="27139"/>
                                  <a:pt x="27177" y="35024"/>
                                  <a:pt x="17512" y="35024"/>
                                </a:cubicBezTo>
                                <a:cubicBezTo>
                                  <a:pt x="7884" y="35024"/>
                                  <a:pt x="0" y="27139"/>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14" name="Shape 1914"/>
                        <wps:cNvSpPr/>
                        <wps:spPr>
                          <a:xfrm>
                            <a:off x="2857183" y="161410"/>
                            <a:ext cx="35024" cy="35024"/>
                          </a:xfrm>
                          <a:custGeom>
                            <a:avLst/>
                            <a:gdLst/>
                            <a:ahLst/>
                            <a:cxnLst/>
                            <a:rect l="0" t="0" r="0" b="0"/>
                            <a:pathLst>
                              <a:path w="35024" h="35024">
                                <a:moveTo>
                                  <a:pt x="17512" y="0"/>
                                </a:moveTo>
                                <a:cubicBezTo>
                                  <a:pt x="27140" y="0"/>
                                  <a:pt x="35024" y="7884"/>
                                  <a:pt x="35024" y="17512"/>
                                </a:cubicBezTo>
                                <a:cubicBezTo>
                                  <a:pt x="35024" y="27140"/>
                                  <a:pt x="27140" y="35024"/>
                                  <a:pt x="17512" y="35024"/>
                                </a:cubicBezTo>
                                <a:cubicBezTo>
                                  <a:pt x="7884" y="35024"/>
                                  <a:pt x="0" y="27140"/>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15" name="Shape 1915"/>
                        <wps:cNvSpPr/>
                        <wps:spPr>
                          <a:xfrm>
                            <a:off x="2828755" y="255110"/>
                            <a:ext cx="35061" cy="35062"/>
                          </a:xfrm>
                          <a:custGeom>
                            <a:avLst/>
                            <a:gdLst/>
                            <a:ahLst/>
                            <a:cxnLst/>
                            <a:rect l="0" t="0" r="0" b="0"/>
                            <a:pathLst>
                              <a:path w="35061" h="35062">
                                <a:moveTo>
                                  <a:pt x="17512" y="0"/>
                                </a:moveTo>
                                <a:cubicBezTo>
                                  <a:pt x="27177" y="0"/>
                                  <a:pt x="35061" y="7884"/>
                                  <a:pt x="35061" y="17550"/>
                                </a:cubicBezTo>
                                <a:cubicBezTo>
                                  <a:pt x="35061" y="27177"/>
                                  <a:pt x="27177" y="35062"/>
                                  <a:pt x="17512" y="35062"/>
                                </a:cubicBezTo>
                                <a:cubicBezTo>
                                  <a:pt x="7884" y="35062"/>
                                  <a:pt x="0" y="27177"/>
                                  <a:pt x="0" y="17550"/>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16" name="Shape 1916"/>
                        <wps:cNvSpPr/>
                        <wps:spPr>
                          <a:xfrm>
                            <a:off x="2828755" y="485569"/>
                            <a:ext cx="35061" cy="35061"/>
                          </a:xfrm>
                          <a:custGeom>
                            <a:avLst/>
                            <a:gdLst/>
                            <a:ahLst/>
                            <a:cxnLst/>
                            <a:rect l="0" t="0" r="0" b="0"/>
                            <a:pathLst>
                              <a:path w="35061" h="35061">
                                <a:moveTo>
                                  <a:pt x="17512" y="0"/>
                                </a:moveTo>
                                <a:cubicBezTo>
                                  <a:pt x="27177" y="0"/>
                                  <a:pt x="35061" y="7884"/>
                                  <a:pt x="35061" y="17550"/>
                                </a:cubicBezTo>
                                <a:cubicBezTo>
                                  <a:pt x="35061" y="27177"/>
                                  <a:pt x="27177" y="35061"/>
                                  <a:pt x="17512" y="35061"/>
                                </a:cubicBezTo>
                                <a:cubicBezTo>
                                  <a:pt x="7884" y="35061"/>
                                  <a:pt x="0" y="27177"/>
                                  <a:pt x="0" y="17550"/>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17" name="Shape 1917"/>
                        <wps:cNvSpPr/>
                        <wps:spPr>
                          <a:xfrm>
                            <a:off x="2828755" y="765076"/>
                            <a:ext cx="35061" cy="35062"/>
                          </a:xfrm>
                          <a:custGeom>
                            <a:avLst/>
                            <a:gdLst/>
                            <a:ahLst/>
                            <a:cxnLst/>
                            <a:rect l="0" t="0" r="0" b="0"/>
                            <a:pathLst>
                              <a:path w="35061" h="35062">
                                <a:moveTo>
                                  <a:pt x="17512" y="0"/>
                                </a:moveTo>
                                <a:cubicBezTo>
                                  <a:pt x="27177" y="0"/>
                                  <a:pt x="35061" y="7884"/>
                                  <a:pt x="35061" y="17512"/>
                                </a:cubicBezTo>
                                <a:cubicBezTo>
                                  <a:pt x="35061" y="27177"/>
                                  <a:pt x="27177" y="35062"/>
                                  <a:pt x="17512" y="35062"/>
                                </a:cubicBezTo>
                                <a:cubicBezTo>
                                  <a:pt x="7884" y="35062"/>
                                  <a:pt x="0" y="27177"/>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18" name="Shape 1918"/>
                        <wps:cNvSpPr/>
                        <wps:spPr>
                          <a:xfrm>
                            <a:off x="2828755" y="165200"/>
                            <a:ext cx="35061" cy="35062"/>
                          </a:xfrm>
                          <a:custGeom>
                            <a:avLst/>
                            <a:gdLst/>
                            <a:ahLst/>
                            <a:cxnLst/>
                            <a:rect l="0" t="0" r="0" b="0"/>
                            <a:pathLst>
                              <a:path w="35061" h="35062">
                                <a:moveTo>
                                  <a:pt x="17512" y="0"/>
                                </a:moveTo>
                                <a:cubicBezTo>
                                  <a:pt x="27177" y="0"/>
                                  <a:pt x="35061" y="7884"/>
                                  <a:pt x="35061" y="17512"/>
                                </a:cubicBezTo>
                                <a:cubicBezTo>
                                  <a:pt x="35061" y="27177"/>
                                  <a:pt x="27177" y="35062"/>
                                  <a:pt x="17512" y="35062"/>
                                </a:cubicBezTo>
                                <a:cubicBezTo>
                                  <a:pt x="7884" y="35062"/>
                                  <a:pt x="0" y="27177"/>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19" name="Shape 1919"/>
                        <wps:cNvSpPr/>
                        <wps:spPr>
                          <a:xfrm>
                            <a:off x="2828755" y="215424"/>
                            <a:ext cx="35061" cy="35024"/>
                          </a:xfrm>
                          <a:custGeom>
                            <a:avLst/>
                            <a:gdLst/>
                            <a:ahLst/>
                            <a:cxnLst/>
                            <a:rect l="0" t="0" r="0" b="0"/>
                            <a:pathLst>
                              <a:path w="35061" h="35024">
                                <a:moveTo>
                                  <a:pt x="17512" y="0"/>
                                </a:moveTo>
                                <a:cubicBezTo>
                                  <a:pt x="27177" y="0"/>
                                  <a:pt x="35061" y="7884"/>
                                  <a:pt x="35061" y="17512"/>
                                </a:cubicBezTo>
                                <a:cubicBezTo>
                                  <a:pt x="35061" y="27139"/>
                                  <a:pt x="27177" y="35024"/>
                                  <a:pt x="17512" y="35024"/>
                                </a:cubicBezTo>
                                <a:cubicBezTo>
                                  <a:pt x="7884" y="35024"/>
                                  <a:pt x="0" y="27139"/>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20" name="Shape 1920"/>
                        <wps:cNvSpPr/>
                        <wps:spPr>
                          <a:xfrm>
                            <a:off x="2828755" y="581922"/>
                            <a:ext cx="35061" cy="35024"/>
                          </a:xfrm>
                          <a:custGeom>
                            <a:avLst/>
                            <a:gdLst/>
                            <a:ahLst/>
                            <a:cxnLst/>
                            <a:rect l="0" t="0" r="0" b="0"/>
                            <a:pathLst>
                              <a:path w="35061" h="35024">
                                <a:moveTo>
                                  <a:pt x="17512" y="0"/>
                                </a:moveTo>
                                <a:cubicBezTo>
                                  <a:pt x="27177" y="0"/>
                                  <a:pt x="35061" y="7884"/>
                                  <a:pt x="35061" y="17512"/>
                                </a:cubicBezTo>
                                <a:cubicBezTo>
                                  <a:pt x="35061" y="27139"/>
                                  <a:pt x="27177" y="35024"/>
                                  <a:pt x="17512" y="35024"/>
                                </a:cubicBezTo>
                                <a:cubicBezTo>
                                  <a:pt x="7884" y="35024"/>
                                  <a:pt x="0" y="27139"/>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21" name="Shape 1921"/>
                        <wps:cNvSpPr/>
                        <wps:spPr>
                          <a:xfrm>
                            <a:off x="2940384" y="1158486"/>
                            <a:ext cx="35061" cy="35024"/>
                          </a:xfrm>
                          <a:custGeom>
                            <a:avLst/>
                            <a:gdLst/>
                            <a:ahLst/>
                            <a:cxnLst/>
                            <a:rect l="0" t="0" r="0" b="0"/>
                            <a:pathLst>
                              <a:path w="35061" h="35024">
                                <a:moveTo>
                                  <a:pt x="17550" y="0"/>
                                </a:moveTo>
                                <a:cubicBezTo>
                                  <a:pt x="27177" y="0"/>
                                  <a:pt x="35061" y="7884"/>
                                  <a:pt x="35061" y="17512"/>
                                </a:cubicBezTo>
                                <a:cubicBezTo>
                                  <a:pt x="35061" y="27140"/>
                                  <a:pt x="27177" y="35024"/>
                                  <a:pt x="17550" y="35024"/>
                                </a:cubicBezTo>
                                <a:cubicBezTo>
                                  <a:pt x="7884" y="35024"/>
                                  <a:pt x="0" y="27140"/>
                                  <a:pt x="0" y="17512"/>
                                </a:cubicBezTo>
                                <a:cubicBezTo>
                                  <a:pt x="0" y="7884"/>
                                  <a:pt x="7884" y="0"/>
                                  <a:pt x="17550"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22" name="Shape 1922"/>
                        <wps:cNvSpPr/>
                        <wps:spPr>
                          <a:xfrm>
                            <a:off x="3306086" y="1115085"/>
                            <a:ext cx="35024" cy="35061"/>
                          </a:xfrm>
                          <a:custGeom>
                            <a:avLst/>
                            <a:gdLst/>
                            <a:ahLst/>
                            <a:cxnLst/>
                            <a:rect l="0" t="0" r="0" b="0"/>
                            <a:pathLst>
                              <a:path w="35024" h="35061">
                                <a:moveTo>
                                  <a:pt x="17512" y="0"/>
                                </a:moveTo>
                                <a:cubicBezTo>
                                  <a:pt x="27140" y="0"/>
                                  <a:pt x="35024" y="7884"/>
                                  <a:pt x="35024" y="17550"/>
                                </a:cubicBezTo>
                                <a:cubicBezTo>
                                  <a:pt x="35024" y="27177"/>
                                  <a:pt x="27140" y="35061"/>
                                  <a:pt x="17512" y="35061"/>
                                </a:cubicBezTo>
                                <a:cubicBezTo>
                                  <a:pt x="7884" y="35061"/>
                                  <a:pt x="0" y="27177"/>
                                  <a:pt x="0" y="17550"/>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23" name="Shape 1923"/>
                        <wps:cNvSpPr/>
                        <wps:spPr>
                          <a:xfrm>
                            <a:off x="3394820" y="1134492"/>
                            <a:ext cx="35062" cy="35062"/>
                          </a:xfrm>
                          <a:custGeom>
                            <a:avLst/>
                            <a:gdLst/>
                            <a:ahLst/>
                            <a:cxnLst/>
                            <a:rect l="0" t="0" r="0" b="0"/>
                            <a:pathLst>
                              <a:path w="35062" h="35062">
                                <a:moveTo>
                                  <a:pt x="17512" y="0"/>
                                </a:moveTo>
                                <a:cubicBezTo>
                                  <a:pt x="27178" y="0"/>
                                  <a:pt x="35062" y="7884"/>
                                  <a:pt x="35062" y="17550"/>
                                </a:cubicBezTo>
                                <a:cubicBezTo>
                                  <a:pt x="35062" y="27177"/>
                                  <a:pt x="27178" y="35062"/>
                                  <a:pt x="17512" y="35062"/>
                                </a:cubicBezTo>
                                <a:cubicBezTo>
                                  <a:pt x="7884" y="35062"/>
                                  <a:pt x="0" y="27177"/>
                                  <a:pt x="0" y="17550"/>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24" name="Shape 1924"/>
                        <wps:cNvSpPr/>
                        <wps:spPr>
                          <a:xfrm>
                            <a:off x="3306086" y="1184488"/>
                            <a:ext cx="35024" cy="35024"/>
                          </a:xfrm>
                          <a:custGeom>
                            <a:avLst/>
                            <a:gdLst/>
                            <a:ahLst/>
                            <a:cxnLst/>
                            <a:rect l="0" t="0" r="0" b="0"/>
                            <a:pathLst>
                              <a:path w="35024" h="35024">
                                <a:moveTo>
                                  <a:pt x="17512" y="0"/>
                                </a:moveTo>
                                <a:cubicBezTo>
                                  <a:pt x="27140" y="0"/>
                                  <a:pt x="35024" y="7884"/>
                                  <a:pt x="35024" y="17512"/>
                                </a:cubicBezTo>
                                <a:cubicBezTo>
                                  <a:pt x="35024" y="27139"/>
                                  <a:pt x="27140"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25" name="Shape 1925"/>
                        <wps:cNvSpPr/>
                        <wps:spPr>
                          <a:xfrm>
                            <a:off x="3306086" y="1041513"/>
                            <a:ext cx="35024" cy="35024"/>
                          </a:xfrm>
                          <a:custGeom>
                            <a:avLst/>
                            <a:gdLst/>
                            <a:ahLst/>
                            <a:cxnLst/>
                            <a:rect l="0" t="0" r="0" b="0"/>
                            <a:pathLst>
                              <a:path w="35024" h="35024">
                                <a:moveTo>
                                  <a:pt x="17512" y="0"/>
                                </a:moveTo>
                                <a:cubicBezTo>
                                  <a:pt x="27140" y="0"/>
                                  <a:pt x="35024" y="7884"/>
                                  <a:pt x="35024" y="17512"/>
                                </a:cubicBezTo>
                                <a:cubicBezTo>
                                  <a:pt x="35024" y="27140"/>
                                  <a:pt x="27140" y="35024"/>
                                  <a:pt x="17512" y="35024"/>
                                </a:cubicBezTo>
                                <a:cubicBezTo>
                                  <a:pt x="7884" y="35024"/>
                                  <a:pt x="0" y="27140"/>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26" name="Shape 1926"/>
                        <wps:cNvSpPr/>
                        <wps:spPr>
                          <a:xfrm>
                            <a:off x="3334704" y="1184488"/>
                            <a:ext cx="35024" cy="35024"/>
                          </a:xfrm>
                          <a:custGeom>
                            <a:avLst/>
                            <a:gdLst/>
                            <a:ahLst/>
                            <a:cxnLst/>
                            <a:rect l="0" t="0" r="0" b="0"/>
                            <a:pathLst>
                              <a:path w="35024" h="35024">
                                <a:moveTo>
                                  <a:pt x="17512" y="0"/>
                                </a:moveTo>
                                <a:cubicBezTo>
                                  <a:pt x="27139" y="0"/>
                                  <a:pt x="35024" y="7884"/>
                                  <a:pt x="35024" y="17512"/>
                                </a:cubicBezTo>
                                <a:cubicBezTo>
                                  <a:pt x="35024" y="27139"/>
                                  <a:pt x="27139"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27" name="Shape 1927"/>
                        <wps:cNvSpPr/>
                        <wps:spPr>
                          <a:xfrm>
                            <a:off x="3277430" y="1184488"/>
                            <a:ext cx="35024" cy="35024"/>
                          </a:xfrm>
                          <a:custGeom>
                            <a:avLst/>
                            <a:gdLst/>
                            <a:ahLst/>
                            <a:cxnLst/>
                            <a:rect l="0" t="0" r="0" b="0"/>
                            <a:pathLst>
                              <a:path w="35024" h="35024">
                                <a:moveTo>
                                  <a:pt x="17512" y="0"/>
                                </a:moveTo>
                                <a:cubicBezTo>
                                  <a:pt x="27139" y="0"/>
                                  <a:pt x="35024" y="7884"/>
                                  <a:pt x="35024" y="17512"/>
                                </a:cubicBezTo>
                                <a:cubicBezTo>
                                  <a:pt x="35024" y="27139"/>
                                  <a:pt x="27139"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28" name="Shape 1928"/>
                        <wps:cNvSpPr/>
                        <wps:spPr>
                          <a:xfrm>
                            <a:off x="3311658" y="1154392"/>
                            <a:ext cx="35061" cy="35024"/>
                          </a:xfrm>
                          <a:custGeom>
                            <a:avLst/>
                            <a:gdLst/>
                            <a:ahLst/>
                            <a:cxnLst/>
                            <a:rect l="0" t="0" r="0" b="0"/>
                            <a:pathLst>
                              <a:path w="35061" h="35024">
                                <a:moveTo>
                                  <a:pt x="17512" y="0"/>
                                </a:moveTo>
                                <a:cubicBezTo>
                                  <a:pt x="27177" y="0"/>
                                  <a:pt x="35061" y="7884"/>
                                  <a:pt x="35061" y="17512"/>
                                </a:cubicBezTo>
                                <a:cubicBezTo>
                                  <a:pt x="35061" y="27140"/>
                                  <a:pt x="27177" y="35024"/>
                                  <a:pt x="17512" y="35024"/>
                                </a:cubicBezTo>
                                <a:cubicBezTo>
                                  <a:pt x="7884" y="35024"/>
                                  <a:pt x="0" y="27140"/>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29" name="Shape 1929"/>
                        <wps:cNvSpPr/>
                        <wps:spPr>
                          <a:xfrm>
                            <a:off x="3306086" y="1001486"/>
                            <a:ext cx="35024" cy="35024"/>
                          </a:xfrm>
                          <a:custGeom>
                            <a:avLst/>
                            <a:gdLst/>
                            <a:ahLst/>
                            <a:cxnLst/>
                            <a:rect l="0" t="0" r="0" b="0"/>
                            <a:pathLst>
                              <a:path w="35024" h="35024">
                                <a:moveTo>
                                  <a:pt x="17512" y="0"/>
                                </a:moveTo>
                                <a:cubicBezTo>
                                  <a:pt x="27140" y="0"/>
                                  <a:pt x="35024" y="7884"/>
                                  <a:pt x="35024" y="17512"/>
                                </a:cubicBezTo>
                                <a:cubicBezTo>
                                  <a:pt x="35024" y="27140"/>
                                  <a:pt x="27140" y="35024"/>
                                  <a:pt x="17512" y="35024"/>
                                </a:cubicBezTo>
                                <a:cubicBezTo>
                                  <a:pt x="7884" y="35024"/>
                                  <a:pt x="0" y="27140"/>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30" name="Shape 1930"/>
                        <wps:cNvSpPr/>
                        <wps:spPr>
                          <a:xfrm>
                            <a:off x="3280197" y="1070093"/>
                            <a:ext cx="35061" cy="35062"/>
                          </a:xfrm>
                          <a:custGeom>
                            <a:avLst/>
                            <a:gdLst/>
                            <a:ahLst/>
                            <a:cxnLst/>
                            <a:rect l="0" t="0" r="0" b="0"/>
                            <a:pathLst>
                              <a:path w="35061" h="35062">
                                <a:moveTo>
                                  <a:pt x="17549" y="0"/>
                                </a:moveTo>
                                <a:cubicBezTo>
                                  <a:pt x="27177" y="0"/>
                                  <a:pt x="35061" y="7884"/>
                                  <a:pt x="35061" y="17512"/>
                                </a:cubicBezTo>
                                <a:cubicBezTo>
                                  <a:pt x="35061" y="27177"/>
                                  <a:pt x="27177" y="35062"/>
                                  <a:pt x="17549" y="35062"/>
                                </a:cubicBezTo>
                                <a:cubicBezTo>
                                  <a:pt x="7884" y="35062"/>
                                  <a:pt x="0" y="27177"/>
                                  <a:pt x="0" y="17512"/>
                                </a:cubicBezTo>
                                <a:cubicBezTo>
                                  <a:pt x="0" y="7884"/>
                                  <a:pt x="7884" y="0"/>
                                  <a:pt x="17549"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31" name="Shape 1931"/>
                        <wps:cNvSpPr/>
                        <wps:spPr>
                          <a:xfrm>
                            <a:off x="3363359" y="1184488"/>
                            <a:ext cx="35024" cy="35024"/>
                          </a:xfrm>
                          <a:custGeom>
                            <a:avLst/>
                            <a:gdLst/>
                            <a:ahLst/>
                            <a:cxnLst/>
                            <a:rect l="0" t="0" r="0" b="0"/>
                            <a:pathLst>
                              <a:path w="35024" h="35024">
                                <a:moveTo>
                                  <a:pt x="17512" y="0"/>
                                </a:moveTo>
                                <a:cubicBezTo>
                                  <a:pt x="27140" y="0"/>
                                  <a:pt x="35024" y="7884"/>
                                  <a:pt x="35024" y="17512"/>
                                </a:cubicBezTo>
                                <a:cubicBezTo>
                                  <a:pt x="35024" y="27139"/>
                                  <a:pt x="27140"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32" name="Shape 1932"/>
                        <wps:cNvSpPr/>
                        <wps:spPr>
                          <a:xfrm>
                            <a:off x="3248774" y="1184488"/>
                            <a:ext cx="35061" cy="35024"/>
                          </a:xfrm>
                          <a:custGeom>
                            <a:avLst/>
                            <a:gdLst/>
                            <a:ahLst/>
                            <a:cxnLst/>
                            <a:rect l="0" t="0" r="0" b="0"/>
                            <a:pathLst>
                              <a:path w="35061" h="35024">
                                <a:moveTo>
                                  <a:pt x="17550" y="0"/>
                                </a:moveTo>
                                <a:cubicBezTo>
                                  <a:pt x="27177" y="0"/>
                                  <a:pt x="35061" y="7884"/>
                                  <a:pt x="35061" y="17512"/>
                                </a:cubicBezTo>
                                <a:cubicBezTo>
                                  <a:pt x="35061" y="27139"/>
                                  <a:pt x="27177" y="35024"/>
                                  <a:pt x="17550" y="35024"/>
                                </a:cubicBezTo>
                                <a:cubicBezTo>
                                  <a:pt x="7884" y="35024"/>
                                  <a:pt x="0" y="27139"/>
                                  <a:pt x="0" y="17512"/>
                                </a:cubicBezTo>
                                <a:cubicBezTo>
                                  <a:pt x="0" y="7884"/>
                                  <a:pt x="7884" y="0"/>
                                  <a:pt x="17550"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33" name="Shape 1933"/>
                        <wps:cNvSpPr/>
                        <wps:spPr>
                          <a:xfrm>
                            <a:off x="3391977" y="1184488"/>
                            <a:ext cx="35061" cy="35024"/>
                          </a:xfrm>
                          <a:custGeom>
                            <a:avLst/>
                            <a:gdLst/>
                            <a:ahLst/>
                            <a:cxnLst/>
                            <a:rect l="0" t="0" r="0" b="0"/>
                            <a:pathLst>
                              <a:path w="35061" h="35024">
                                <a:moveTo>
                                  <a:pt x="17512" y="0"/>
                                </a:moveTo>
                                <a:cubicBezTo>
                                  <a:pt x="27177" y="0"/>
                                  <a:pt x="35061" y="7884"/>
                                  <a:pt x="35061" y="17512"/>
                                </a:cubicBezTo>
                                <a:cubicBezTo>
                                  <a:pt x="35061" y="27139"/>
                                  <a:pt x="27177"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34" name="Shape 1934"/>
                        <wps:cNvSpPr/>
                        <wps:spPr>
                          <a:xfrm>
                            <a:off x="3220156" y="1184488"/>
                            <a:ext cx="35024" cy="35024"/>
                          </a:xfrm>
                          <a:custGeom>
                            <a:avLst/>
                            <a:gdLst/>
                            <a:ahLst/>
                            <a:cxnLst/>
                            <a:rect l="0" t="0" r="0" b="0"/>
                            <a:pathLst>
                              <a:path w="35024" h="35024">
                                <a:moveTo>
                                  <a:pt x="17512" y="0"/>
                                </a:moveTo>
                                <a:cubicBezTo>
                                  <a:pt x="27140" y="0"/>
                                  <a:pt x="35024" y="7884"/>
                                  <a:pt x="35024" y="17512"/>
                                </a:cubicBezTo>
                                <a:cubicBezTo>
                                  <a:pt x="35024" y="27139"/>
                                  <a:pt x="27140"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35" name="Shape 1935"/>
                        <wps:cNvSpPr/>
                        <wps:spPr>
                          <a:xfrm>
                            <a:off x="3420633" y="1184488"/>
                            <a:ext cx="35024" cy="35024"/>
                          </a:xfrm>
                          <a:custGeom>
                            <a:avLst/>
                            <a:gdLst/>
                            <a:ahLst/>
                            <a:cxnLst/>
                            <a:rect l="0" t="0" r="0" b="0"/>
                            <a:pathLst>
                              <a:path w="35024" h="35024">
                                <a:moveTo>
                                  <a:pt x="17512" y="0"/>
                                </a:moveTo>
                                <a:cubicBezTo>
                                  <a:pt x="27139" y="0"/>
                                  <a:pt x="35024" y="7884"/>
                                  <a:pt x="35024" y="17512"/>
                                </a:cubicBezTo>
                                <a:cubicBezTo>
                                  <a:pt x="35024" y="27139"/>
                                  <a:pt x="27139"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36" name="Shape 1936"/>
                        <wps:cNvSpPr/>
                        <wps:spPr>
                          <a:xfrm>
                            <a:off x="3191501" y="1184488"/>
                            <a:ext cx="35061" cy="35024"/>
                          </a:xfrm>
                          <a:custGeom>
                            <a:avLst/>
                            <a:gdLst/>
                            <a:ahLst/>
                            <a:cxnLst/>
                            <a:rect l="0" t="0" r="0" b="0"/>
                            <a:pathLst>
                              <a:path w="35061" h="35024">
                                <a:moveTo>
                                  <a:pt x="17550" y="0"/>
                                </a:moveTo>
                                <a:cubicBezTo>
                                  <a:pt x="27177" y="0"/>
                                  <a:pt x="35061" y="7884"/>
                                  <a:pt x="35061" y="17512"/>
                                </a:cubicBezTo>
                                <a:cubicBezTo>
                                  <a:pt x="35061" y="27139"/>
                                  <a:pt x="27177" y="35024"/>
                                  <a:pt x="17550" y="35024"/>
                                </a:cubicBezTo>
                                <a:cubicBezTo>
                                  <a:pt x="7884" y="35024"/>
                                  <a:pt x="0" y="27139"/>
                                  <a:pt x="0" y="17512"/>
                                </a:cubicBezTo>
                                <a:cubicBezTo>
                                  <a:pt x="0" y="7884"/>
                                  <a:pt x="7884" y="0"/>
                                  <a:pt x="17550"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37" name="Shape 1937"/>
                        <wps:cNvSpPr/>
                        <wps:spPr>
                          <a:xfrm>
                            <a:off x="3449251" y="1184488"/>
                            <a:ext cx="35061" cy="35024"/>
                          </a:xfrm>
                          <a:custGeom>
                            <a:avLst/>
                            <a:gdLst/>
                            <a:ahLst/>
                            <a:cxnLst/>
                            <a:rect l="0" t="0" r="0" b="0"/>
                            <a:pathLst>
                              <a:path w="35061" h="35024">
                                <a:moveTo>
                                  <a:pt x="17512" y="0"/>
                                </a:moveTo>
                                <a:cubicBezTo>
                                  <a:pt x="27177" y="0"/>
                                  <a:pt x="35061" y="7884"/>
                                  <a:pt x="35061" y="17512"/>
                                </a:cubicBezTo>
                                <a:cubicBezTo>
                                  <a:pt x="35061" y="27139"/>
                                  <a:pt x="27177"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38" name="Shape 1938"/>
                        <wps:cNvSpPr/>
                        <wps:spPr>
                          <a:xfrm>
                            <a:off x="3162883" y="1184488"/>
                            <a:ext cx="35024" cy="35024"/>
                          </a:xfrm>
                          <a:custGeom>
                            <a:avLst/>
                            <a:gdLst/>
                            <a:ahLst/>
                            <a:cxnLst/>
                            <a:rect l="0" t="0" r="0" b="0"/>
                            <a:pathLst>
                              <a:path w="35024" h="35024">
                                <a:moveTo>
                                  <a:pt x="17512" y="0"/>
                                </a:moveTo>
                                <a:cubicBezTo>
                                  <a:pt x="27139" y="0"/>
                                  <a:pt x="35024" y="7884"/>
                                  <a:pt x="35024" y="17512"/>
                                </a:cubicBezTo>
                                <a:cubicBezTo>
                                  <a:pt x="35024" y="27139"/>
                                  <a:pt x="27139"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39" name="Shape 1939"/>
                        <wps:cNvSpPr/>
                        <wps:spPr>
                          <a:xfrm>
                            <a:off x="3477906" y="1184488"/>
                            <a:ext cx="35024" cy="35024"/>
                          </a:xfrm>
                          <a:custGeom>
                            <a:avLst/>
                            <a:gdLst/>
                            <a:ahLst/>
                            <a:cxnLst/>
                            <a:rect l="0" t="0" r="0" b="0"/>
                            <a:pathLst>
                              <a:path w="35024" h="35024">
                                <a:moveTo>
                                  <a:pt x="17512" y="0"/>
                                </a:moveTo>
                                <a:cubicBezTo>
                                  <a:pt x="27139" y="0"/>
                                  <a:pt x="35024" y="7884"/>
                                  <a:pt x="35024" y="17512"/>
                                </a:cubicBezTo>
                                <a:cubicBezTo>
                                  <a:pt x="35024" y="27139"/>
                                  <a:pt x="27139"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40" name="Shape 1940"/>
                        <wps:cNvSpPr/>
                        <wps:spPr>
                          <a:xfrm>
                            <a:off x="3134227" y="1184488"/>
                            <a:ext cx="35061" cy="35024"/>
                          </a:xfrm>
                          <a:custGeom>
                            <a:avLst/>
                            <a:gdLst/>
                            <a:ahLst/>
                            <a:cxnLst/>
                            <a:rect l="0" t="0" r="0" b="0"/>
                            <a:pathLst>
                              <a:path w="35061" h="35024">
                                <a:moveTo>
                                  <a:pt x="17512" y="0"/>
                                </a:moveTo>
                                <a:cubicBezTo>
                                  <a:pt x="27177" y="0"/>
                                  <a:pt x="35061" y="7884"/>
                                  <a:pt x="35061" y="17512"/>
                                </a:cubicBezTo>
                                <a:cubicBezTo>
                                  <a:pt x="35061" y="27139"/>
                                  <a:pt x="27177"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41" name="Shape 1941"/>
                        <wps:cNvSpPr/>
                        <wps:spPr>
                          <a:xfrm>
                            <a:off x="3506524" y="1184488"/>
                            <a:ext cx="35061" cy="35024"/>
                          </a:xfrm>
                          <a:custGeom>
                            <a:avLst/>
                            <a:gdLst/>
                            <a:ahLst/>
                            <a:cxnLst/>
                            <a:rect l="0" t="0" r="0" b="0"/>
                            <a:pathLst>
                              <a:path w="35061" h="35024">
                                <a:moveTo>
                                  <a:pt x="17549" y="0"/>
                                </a:moveTo>
                                <a:cubicBezTo>
                                  <a:pt x="27177" y="0"/>
                                  <a:pt x="35061" y="7884"/>
                                  <a:pt x="35061" y="17512"/>
                                </a:cubicBezTo>
                                <a:cubicBezTo>
                                  <a:pt x="35061" y="27139"/>
                                  <a:pt x="27177" y="35024"/>
                                  <a:pt x="17549" y="35024"/>
                                </a:cubicBezTo>
                                <a:cubicBezTo>
                                  <a:pt x="7884" y="35024"/>
                                  <a:pt x="0" y="27139"/>
                                  <a:pt x="0" y="17512"/>
                                </a:cubicBezTo>
                                <a:cubicBezTo>
                                  <a:pt x="0" y="7884"/>
                                  <a:pt x="7884" y="0"/>
                                  <a:pt x="17549"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42" name="Shape 1942"/>
                        <wps:cNvSpPr/>
                        <wps:spPr>
                          <a:xfrm>
                            <a:off x="3251579" y="1068956"/>
                            <a:ext cx="35061" cy="35024"/>
                          </a:xfrm>
                          <a:custGeom>
                            <a:avLst/>
                            <a:gdLst/>
                            <a:ahLst/>
                            <a:cxnLst/>
                            <a:rect l="0" t="0" r="0" b="0"/>
                            <a:pathLst>
                              <a:path w="35061" h="35024">
                                <a:moveTo>
                                  <a:pt x="17550" y="0"/>
                                </a:moveTo>
                                <a:cubicBezTo>
                                  <a:pt x="27177" y="0"/>
                                  <a:pt x="35061" y="7884"/>
                                  <a:pt x="35061" y="17512"/>
                                </a:cubicBezTo>
                                <a:cubicBezTo>
                                  <a:pt x="35061" y="27139"/>
                                  <a:pt x="27177" y="35024"/>
                                  <a:pt x="17550" y="35024"/>
                                </a:cubicBezTo>
                                <a:cubicBezTo>
                                  <a:pt x="7884" y="35024"/>
                                  <a:pt x="0" y="27139"/>
                                  <a:pt x="0" y="17512"/>
                                </a:cubicBezTo>
                                <a:cubicBezTo>
                                  <a:pt x="0" y="7884"/>
                                  <a:pt x="7884" y="0"/>
                                  <a:pt x="17550"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43" name="Shape 1943"/>
                        <wps:cNvSpPr/>
                        <wps:spPr>
                          <a:xfrm>
                            <a:off x="3105609" y="1184488"/>
                            <a:ext cx="35023" cy="35024"/>
                          </a:xfrm>
                          <a:custGeom>
                            <a:avLst/>
                            <a:gdLst/>
                            <a:ahLst/>
                            <a:cxnLst/>
                            <a:rect l="0" t="0" r="0" b="0"/>
                            <a:pathLst>
                              <a:path w="35023" h="35024">
                                <a:moveTo>
                                  <a:pt x="17512" y="0"/>
                                </a:moveTo>
                                <a:cubicBezTo>
                                  <a:pt x="27139" y="0"/>
                                  <a:pt x="35023" y="7884"/>
                                  <a:pt x="35023" y="17512"/>
                                </a:cubicBezTo>
                                <a:cubicBezTo>
                                  <a:pt x="35023" y="27139"/>
                                  <a:pt x="27139"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44" name="Shape 1944"/>
                        <wps:cNvSpPr/>
                        <wps:spPr>
                          <a:xfrm>
                            <a:off x="3535180" y="1184488"/>
                            <a:ext cx="35023" cy="35024"/>
                          </a:xfrm>
                          <a:custGeom>
                            <a:avLst/>
                            <a:gdLst/>
                            <a:ahLst/>
                            <a:cxnLst/>
                            <a:rect l="0" t="0" r="0" b="0"/>
                            <a:pathLst>
                              <a:path w="35023" h="35024">
                                <a:moveTo>
                                  <a:pt x="17512" y="0"/>
                                </a:moveTo>
                                <a:cubicBezTo>
                                  <a:pt x="27139" y="0"/>
                                  <a:pt x="35023" y="7884"/>
                                  <a:pt x="35023" y="17512"/>
                                </a:cubicBezTo>
                                <a:cubicBezTo>
                                  <a:pt x="35023" y="27139"/>
                                  <a:pt x="27139"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45" name="Shape 1945"/>
                        <wps:cNvSpPr/>
                        <wps:spPr>
                          <a:xfrm>
                            <a:off x="3333983" y="1108224"/>
                            <a:ext cx="35023" cy="35062"/>
                          </a:xfrm>
                          <a:custGeom>
                            <a:avLst/>
                            <a:gdLst/>
                            <a:ahLst/>
                            <a:cxnLst/>
                            <a:rect l="0" t="0" r="0" b="0"/>
                            <a:pathLst>
                              <a:path w="35023" h="35062">
                                <a:moveTo>
                                  <a:pt x="17512" y="0"/>
                                </a:moveTo>
                                <a:cubicBezTo>
                                  <a:pt x="27139" y="0"/>
                                  <a:pt x="35023" y="7884"/>
                                  <a:pt x="35023" y="17512"/>
                                </a:cubicBezTo>
                                <a:cubicBezTo>
                                  <a:pt x="35023" y="27177"/>
                                  <a:pt x="27139" y="35062"/>
                                  <a:pt x="17512" y="35062"/>
                                </a:cubicBezTo>
                                <a:cubicBezTo>
                                  <a:pt x="7884" y="35062"/>
                                  <a:pt x="0" y="27177"/>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46" name="Shape 1946"/>
                        <wps:cNvSpPr/>
                        <wps:spPr>
                          <a:xfrm>
                            <a:off x="3338191" y="1142755"/>
                            <a:ext cx="35024" cy="35062"/>
                          </a:xfrm>
                          <a:custGeom>
                            <a:avLst/>
                            <a:gdLst/>
                            <a:ahLst/>
                            <a:cxnLst/>
                            <a:rect l="0" t="0" r="0" b="0"/>
                            <a:pathLst>
                              <a:path w="35024" h="35062">
                                <a:moveTo>
                                  <a:pt x="17512" y="0"/>
                                </a:moveTo>
                                <a:cubicBezTo>
                                  <a:pt x="27140" y="0"/>
                                  <a:pt x="35024" y="7884"/>
                                  <a:pt x="35024" y="17550"/>
                                </a:cubicBezTo>
                                <a:cubicBezTo>
                                  <a:pt x="35024" y="27178"/>
                                  <a:pt x="27140" y="35062"/>
                                  <a:pt x="17512" y="35062"/>
                                </a:cubicBezTo>
                                <a:cubicBezTo>
                                  <a:pt x="7884" y="35062"/>
                                  <a:pt x="0" y="27178"/>
                                  <a:pt x="0" y="17550"/>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47" name="Shape 1947"/>
                        <wps:cNvSpPr/>
                        <wps:spPr>
                          <a:xfrm>
                            <a:off x="3366278" y="1136842"/>
                            <a:ext cx="35023" cy="35024"/>
                          </a:xfrm>
                          <a:custGeom>
                            <a:avLst/>
                            <a:gdLst/>
                            <a:ahLst/>
                            <a:cxnLst/>
                            <a:rect l="0" t="0" r="0" b="0"/>
                            <a:pathLst>
                              <a:path w="35023" h="35024">
                                <a:moveTo>
                                  <a:pt x="17512" y="0"/>
                                </a:moveTo>
                                <a:cubicBezTo>
                                  <a:pt x="27139" y="0"/>
                                  <a:pt x="35023" y="7884"/>
                                  <a:pt x="35023" y="17512"/>
                                </a:cubicBezTo>
                                <a:cubicBezTo>
                                  <a:pt x="35023" y="27140"/>
                                  <a:pt x="27139" y="35024"/>
                                  <a:pt x="17512" y="35024"/>
                                </a:cubicBezTo>
                                <a:cubicBezTo>
                                  <a:pt x="7884" y="35024"/>
                                  <a:pt x="0" y="27140"/>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48" name="Shape 1948"/>
                        <wps:cNvSpPr/>
                        <wps:spPr>
                          <a:xfrm>
                            <a:off x="3277506" y="1113001"/>
                            <a:ext cx="35023" cy="35024"/>
                          </a:xfrm>
                          <a:custGeom>
                            <a:avLst/>
                            <a:gdLst/>
                            <a:ahLst/>
                            <a:cxnLst/>
                            <a:rect l="0" t="0" r="0" b="0"/>
                            <a:pathLst>
                              <a:path w="35023" h="35024">
                                <a:moveTo>
                                  <a:pt x="17512" y="0"/>
                                </a:moveTo>
                                <a:cubicBezTo>
                                  <a:pt x="27139" y="0"/>
                                  <a:pt x="35023" y="7884"/>
                                  <a:pt x="35023" y="17512"/>
                                </a:cubicBezTo>
                                <a:cubicBezTo>
                                  <a:pt x="35023" y="27139"/>
                                  <a:pt x="27139"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49" name="Shape 1949"/>
                        <wps:cNvSpPr/>
                        <wps:spPr>
                          <a:xfrm>
                            <a:off x="3422680" y="1127290"/>
                            <a:ext cx="35024" cy="35062"/>
                          </a:xfrm>
                          <a:custGeom>
                            <a:avLst/>
                            <a:gdLst/>
                            <a:ahLst/>
                            <a:cxnLst/>
                            <a:rect l="0" t="0" r="0" b="0"/>
                            <a:pathLst>
                              <a:path w="35024" h="35062">
                                <a:moveTo>
                                  <a:pt x="17512" y="0"/>
                                </a:moveTo>
                                <a:cubicBezTo>
                                  <a:pt x="27140" y="0"/>
                                  <a:pt x="35024" y="7884"/>
                                  <a:pt x="35024" y="17512"/>
                                </a:cubicBezTo>
                                <a:cubicBezTo>
                                  <a:pt x="35024" y="27178"/>
                                  <a:pt x="27140" y="35062"/>
                                  <a:pt x="17512" y="35062"/>
                                </a:cubicBezTo>
                                <a:cubicBezTo>
                                  <a:pt x="7884" y="35062"/>
                                  <a:pt x="0" y="27178"/>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50" name="Shape 1950"/>
                        <wps:cNvSpPr/>
                        <wps:spPr>
                          <a:xfrm>
                            <a:off x="3076953" y="1184488"/>
                            <a:ext cx="35062" cy="35024"/>
                          </a:xfrm>
                          <a:custGeom>
                            <a:avLst/>
                            <a:gdLst/>
                            <a:ahLst/>
                            <a:cxnLst/>
                            <a:rect l="0" t="0" r="0" b="0"/>
                            <a:pathLst>
                              <a:path w="35062" h="35024">
                                <a:moveTo>
                                  <a:pt x="17512" y="0"/>
                                </a:moveTo>
                                <a:cubicBezTo>
                                  <a:pt x="27177" y="0"/>
                                  <a:pt x="35062" y="7884"/>
                                  <a:pt x="35062" y="17512"/>
                                </a:cubicBezTo>
                                <a:cubicBezTo>
                                  <a:pt x="35062" y="27139"/>
                                  <a:pt x="27177"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51" name="Shape 1951"/>
                        <wps:cNvSpPr/>
                        <wps:spPr>
                          <a:xfrm>
                            <a:off x="3563798" y="1184488"/>
                            <a:ext cx="35062" cy="35024"/>
                          </a:xfrm>
                          <a:custGeom>
                            <a:avLst/>
                            <a:gdLst/>
                            <a:ahLst/>
                            <a:cxnLst/>
                            <a:rect l="0" t="0" r="0" b="0"/>
                            <a:pathLst>
                              <a:path w="35062" h="35024">
                                <a:moveTo>
                                  <a:pt x="17550" y="0"/>
                                </a:moveTo>
                                <a:cubicBezTo>
                                  <a:pt x="27177" y="0"/>
                                  <a:pt x="35062" y="7884"/>
                                  <a:pt x="35062" y="17512"/>
                                </a:cubicBezTo>
                                <a:cubicBezTo>
                                  <a:pt x="35062" y="27139"/>
                                  <a:pt x="27177" y="35024"/>
                                  <a:pt x="17550" y="35024"/>
                                </a:cubicBezTo>
                                <a:cubicBezTo>
                                  <a:pt x="7884" y="35024"/>
                                  <a:pt x="0" y="27139"/>
                                  <a:pt x="0" y="17512"/>
                                </a:cubicBezTo>
                                <a:cubicBezTo>
                                  <a:pt x="0" y="7884"/>
                                  <a:pt x="7884" y="0"/>
                                  <a:pt x="17550"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52" name="Shape 1952"/>
                        <wps:cNvSpPr/>
                        <wps:spPr>
                          <a:xfrm>
                            <a:off x="3048336" y="1184488"/>
                            <a:ext cx="35023" cy="35024"/>
                          </a:xfrm>
                          <a:custGeom>
                            <a:avLst/>
                            <a:gdLst/>
                            <a:ahLst/>
                            <a:cxnLst/>
                            <a:rect l="0" t="0" r="0" b="0"/>
                            <a:pathLst>
                              <a:path w="35023" h="35024">
                                <a:moveTo>
                                  <a:pt x="17512" y="0"/>
                                </a:moveTo>
                                <a:cubicBezTo>
                                  <a:pt x="27139" y="0"/>
                                  <a:pt x="35023" y="7884"/>
                                  <a:pt x="35023" y="17512"/>
                                </a:cubicBezTo>
                                <a:cubicBezTo>
                                  <a:pt x="35023" y="27139"/>
                                  <a:pt x="27139"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53" name="Shape 1953"/>
                        <wps:cNvSpPr/>
                        <wps:spPr>
                          <a:xfrm>
                            <a:off x="2968168" y="1166029"/>
                            <a:ext cx="35024" cy="35062"/>
                          </a:xfrm>
                          <a:custGeom>
                            <a:avLst/>
                            <a:gdLst/>
                            <a:ahLst/>
                            <a:cxnLst/>
                            <a:rect l="0" t="0" r="0" b="0"/>
                            <a:pathLst>
                              <a:path w="35024" h="35062">
                                <a:moveTo>
                                  <a:pt x="17512" y="0"/>
                                </a:moveTo>
                                <a:cubicBezTo>
                                  <a:pt x="27139" y="0"/>
                                  <a:pt x="35024" y="7884"/>
                                  <a:pt x="35024" y="17512"/>
                                </a:cubicBezTo>
                                <a:cubicBezTo>
                                  <a:pt x="35024" y="27177"/>
                                  <a:pt x="27139" y="35062"/>
                                  <a:pt x="17512" y="35062"/>
                                </a:cubicBezTo>
                                <a:cubicBezTo>
                                  <a:pt x="7884" y="35062"/>
                                  <a:pt x="0" y="27177"/>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54" name="Shape 1954"/>
                        <wps:cNvSpPr/>
                        <wps:spPr>
                          <a:xfrm>
                            <a:off x="3592454" y="1184488"/>
                            <a:ext cx="35023" cy="35024"/>
                          </a:xfrm>
                          <a:custGeom>
                            <a:avLst/>
                            <a:gdLst/>
                            <a:ahLst/>
                            <a:cxnLst/>
                            <a:rect l="0" t="0" r="0" b="0"/>
                            <a:pathLst>
                              <a:path w="35023" h="35024">
                                <a:moveTo>
                                  <a:pt x="17512" y="0"/>
                                </a:moveTo>
                                <a:cubicBezTo>
                                  <a:pt x="27139" y="0"/>
                                  <a:pt x="35023" y="7884"/>
                                  <a:pt x="35023" y="17512"/>
                                </a:cubicBezTo>
                                <a:cubicBezTo>
                                  <a:pt x="35023" y="27139"/>
                                  <a:pt x="27139"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55" name="Shape 1955"/>
                        <wps:cNvSpPr/>
                        <wps:spPr>
                          <a:xfrm>
                            <a:off x="3019680" y="1184488"/>
                            <a:ext cx="35062" cy="35024"/>
                          </a:xfrm>
                          <a:custGeom>
                            <a:avLst/>
                            <a:gdLst/>
                            <a:ahLst/>
                            <a:cxnLst/>
                            <a:rect l="0" t="0" r="0" b="0"/>
                            <a:pathLst>
                              <a:path w="35062" h="35024">
                                <a:moveTo>
                                  <a:pt x="17512" y="0"/>
                                </a:moveTo>
                                <a:cubicBezTo>
                                  <a:pt x="27177" y="0"/>
                                  <a:pt x="35062" y="7884"/>
                                  <a:pt x="35062" y="17512"/>
                                </a:cubicBezTo>
                                <a:cubicBezTo>
                                  <a:pt x="35062" y="27139"/>
                                  <a:pt x="27177"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56" name="Shape 1956"/>
                        <wps:cNvSpPr/>
                        <wps:spPr>
                          <a:xfrm>
                            <a:off x="3227813" y="1136842"/>
                            <a:ext cx="35062" cy="35024"/>
                          </a:xfrm>
                          <a:custGeom>
                            <a:avLst/>
                            <a:gdLst/>
                            <a:ahLst/>
                            <a:cxnLst/>
                            <a:rect l="0" t="0" r="0" b="0"/>
                            <a:pathLst>
                              <a:path w="35062" h="35024">
                                <a:moveTo>
                                  <a:pt x="17512" y="0"/>
                                </a:moveTo>
                                <a:cubicBezTo>
                                  <a:pt x="27178" y="0"/>
                                  <a:pt x="35062" y="7884"/>
                                  <a:pt x="35062" y="17512"/>
                                </a:cubicBezTo>
                                <a:cubicBezTo>
                                  <a:pt x="35062" y="27140"/>
                                  <a:pt x="27178" y="35024"/>
                                  <a:pt x="17512" y="35024"/>
                                </a:cubicBezTo>
                                <a:cubicBezTo>
                                  <a:pt x="7884" y="35024"/>
                                  <a:pt x="0" y="27140"/>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57" name="Shape 1957"/>
                        <wps:cNvSpPr/>
                        <wps:spPr>
                          <a:xfrm>
                            <a:off x="3667770" y="1160646"/>
                            <a:ext cx="17512" cy="35062"/>
                          </a:xfrm>
                          <a:custGeom>
                            <a:avLst/>
                            <a:gdLst/>
                            <a:ahLst/>
                            <a:cxnLst/>
                            <a:rect l="0" t="0" r="0" b="0"/>
                            <a:pathLst>
                              <a:path w="17512" h="35062">
                                <a:moveTo>
                                  <a:pt x="17512" y="0"/>
                                </a:moveTo>
                                <a:lnTo>
                                  <a:pt x="17512" y="35062"/>
                                </a:lnTo>
                                <a:cubicBezTo>
                                  <a:pt x="7884" y="35062"/>
                                  <a:pt x="0" y="27177"/>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58" name="Shape 1958"/>
                        <wps:cNvSpPr/>
                        <wps:spPr>
                          <a:xfrm>
                            <a:off x="3621071" y="1184488"/>
                            <a:ext cx="35062" cy="35024"/>
                          </a:xfrm>
                          <a:custGeom>
                            <a:avLst/>
                            <a:gdLst/>
                            <a:ahLst/>
                            <a:cxnLst/>
                            <a:rect l="0" t="0" r="0" b="0"/>
                            <a:pathLst>
                              <a:path w="35062" h="35024">
                                <a:moveTo>
                                  <a:pt x="17550" y="0"/>
                                </a:moveTo>
                                <a:cubicBezTo>
                                  <a:pt x="27178" y="0"/>
                                  <a:pt x="35062" y="7884"/>
                                  <a:pt x="35062" y="17512"/>
                                </a:cubicBezTo>
                                <a:cubicBezTo>
                                  <a:pt x="35062" y="27139"/>
                                  <a:pt x="27178" y="35024"/>
                                  <a:pt x="17550" y="35024"/>
                                </a:cubicBezTo>
                                <a:cubicBezTo>
                                  <a:pt x="7884" y="35024"/>
                                  <a:pt x="0" y="27139"/>
                                  <a:pt x="0" y="17512"/>
                                </a:cubicBezTo>
                                <a:cubicBezTo>
                                  <a:pt x="0" y="7884"/>
                                  <a:pt x="7884" y="0"/>
                                  <a:pt x="17550"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59" name="Shape 1959"/>
                        <wps:cNvSpPr/>
                        <wps:spPr>
                          <a:xfrm>
                            <a:off x="3283229" y="1150829"/>
                            <a:ext cx="35024" cy="35024"/>
                          </a:xfrm>
                          <a:custGeom>
                            <a:avLst/>
                            <a:gdLst/>
                            <a:ahLst/>
                            <a:cxnLst/>
                            <a:rect l="0" t="0" r="0" b="0"/>
                            <a:pathLst>
                              <a:path w="35024" h="35024">
                                <a:moveTo>
                                  <a:pt x="17512" y="0"/>
                                </a:moveTo>
                                <a:cubicBezTo>
                                  <a:pt x="27140" y="0"/>
                                  <a:pt x="35024" y="7884"/>
                                  <a:pt x="35024" y="17512"/>
                                </a:cubicBezTo>
                                <a:cubicBezTo>
                                  <a:pt x="35024" y="27140"/>
                                  <a:pt x="27140" y="35024"/>
                                  <a:pt x="17512" y="35024"/>
                                </a:cubicBezTo>
                                <a:cubicBezTo>
                                  <a:pt x="7884" y="35024"/>
                                  <a:pt x="0" y="27140"/>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60" name="Shape 1960"/>
                        <wps:cNvSpPr/>
                        <wps:spPr>
                          <a:xfrm>
                            <a:off x="3306086" y="1083283"/>
                            <a:ext cx="35024" cy="35062"/>
                          </a:xfrm>
                          <a:custGeom>
                            <a:avLst/>
                            <a:gdLst/>
                            <a:ahLst/>
                            <a:cxnLst/>
                            <a:rect l="0" t="0" r="0" b="0"/>
                            <a:pathLst>
                              <a:path w="35024" h="35062">
                                <a:moveTo>
                                  <a:pt x="17512" y="0"/>
                                </a:moveTo>
                                <a:cubicBezTo>
                                  <a:pt x="27140" y="0"/>
                                  <a:pt x="35024" y="7884"/>
                                  <a:pt x="35024" y="17550"/>
                                </a:cubicBezTo>
                                <a:cubicBezTo>
                                  <a:pt x="35024" y="27177"/>
                                  <a:pt x="27140" y="35062"/>
                                  <a:pt x="17512" y="35062"/>
                                </a:cubicBezTo>
                                <a:cubicBezTo>
                                  <a:pt x="7884" y="35062"/>
                                  <a:pt x="0" y="27177"/>
                                  <a:pt x="0" y="17550"/>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61" name="Shape 1961"/>
                        <wps:cNvSpPr/>
                        <wps:spPr>
                          <a:xfrm>
                            <a:off x="3333794" y="993829"/>
                            <a:ext cx="35061" cy="35062"/>
                          </a:xfrm>
                          <a:custGeom>
                            <a:avLst/>
                            <a:gdLst/>
                            <a:ahLst/>
                            <a:cxnLst/>
                            <a:rect l="0" t="0" r="0" b="0"/>
                            <a:pathLst>
                              <a:path w="35061" h="35062">
                                <a:moveTo>
                                  <a:pt x="17550" y="0"/>
                                </a:moveTo>
                                <a:cubicBezTo>
                                  <a:pt x="27177" y="0"/>
                                  <a:pt x="35061" y="7884"/>
                                  <a:pt x="35061" y="17550"/>
                                </a:cubicBezTo>
                                <a:cubicBezTo>
                                  <a:pt x="35061" y="27178"/>
                                  <a:pt x="27177" y="35062"/>
                                  <a:pt x="17550" y="35062"/>
                                </a:cubicBezTo>
                                <a:cubicBezTo>
                                  <a:pt x="7884" y="35062"/>
                                  <a:pt x="0" y="27178"/>
                                  <a:pt x="0" y="17550"/>
                                </a:cubicBezTo>
                                <a:cubicBezTo>
                                  <a:pt x="0" y="7884"/>
                                  <a:pt x="7884" y="0"/>
                                  <a:pt x="17550"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62" name="Shape 1962"/>
                        <wps:cNvSpPr/>
                        <wps:spPr>
                          <a:xfrm>
                            <a:off x="3199461" y="1132483"/>
                            <a:ext cx="35061" cy="35062"/>
                          </a:xfrm>
                          <a:custGeom>
                            <a:avLst/>
                            <a:gdLst/>
                            <a:ahLst/>
                            <a:cxnLst/>
                            <a:rect l="0" t="0" r="0" b="0"/>
                            <a:pathLst>
                              <a:path w="35061" h="35062">
                                <a:moveTo>
                                  <a:pt x="17512" y="0"/>
                                </a:moveTo>
                                <a:cubicBezTo>
                                  <a:pt x="27177" y="0"/>
                                  <a:pt x="35061" y="7884"/>
                                  <a:pt x="35061" y="17512"/>
                                </a:cubicBezTo>
                                <a:cubicBezTo>
                                  <a:pt x="35061" y="27178"/>
                                  <a:pt x="27177" y="35062"/>
                                  <a:pt x="17512" y="35062"/>
                                </a:cubicBezTo>
                                <a:cubicBezTo>
                                  <a:pt x="7884" y="35062"/>
                                  <a:pt x="0" y="27178"/>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63" name="Shape 1963"/>
                        <wps:cNvSpPr/>
                        <wps:spPr>
                          <a:xfrm>
                            <a:off x="3332732" y="1072139"/>
                            <a:ext cx="35062" cy="35062"/>
                          </a:xfrm>
                          <a:custGeom>
                            <a:avLst/>
                            <a:gdLst/>
                            <a:ahLst/>
                            <a:cxnLst/>
                            <a:rect l="0" t="0" r="0" b="0"/>
                            <a:pathLst>
                              <a:path w="35062" h="35062">
                                <a:moveTo>
                                  <a:pt x="17550" y="0"/>
                                </a:moveTo>
                                <a:cubicBezTo>
                                  <a:pt x="27178" y="0"/>
                                  <a:pt x="35062" y="7884"/>
                                  <a:pt x="35062" y="17512"/>
                                </a:cubicBezTo>
                                <a:cubicBezTo>
                                  <a:pt x="35062" y="27177"/>
                                  <a:pt x="27178" y="35062"/>
                                  <a:pt x="17550" y="35062"/>
                                </a:cubicBezTo>
                                <a:cubicBezTo>
                                  <a:pt x="7884" y="35062"/>
                                  <a:pt x="0" y="27177"/>
                                  <a:pt x="0" y="17512"/>
                                </a:cubicBezTo>
                                <a:cubicBezTo>
                                  <a:pt x="0" y="7884"/>
                                  <a:pt x="7884" y="0"/>
                                  <a:pt x="17550"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64" name="Shape 1964"/>
                        <wps:cNvSpPr/>
                        <wps:spPr>
                          <a:xfrm>
                            <a:off x="2991062" y="1184488"/>
                            <a:ext cx="35023" cy="35024"/>
                          </a:xfrm>
                          <a:custGeom>
                            <a:avLst/>
                            <a:gdLst/>
                            <a:ahLst/>
                            <a:cxnLst/>
                            <a:rect l="0" t="0" r="0" b="0"/>
                            <a:pathLst>
                              <a:path w="35023" h="35024">
                                <a:moveTo>
                                  <a:pt x="17512" y="0"/>
                                </a:moveTo>
                                <a:cubicBezTo>
                                  <a:pt x="27139" y="0"/>
                                  <a:pt x="35023" y="7884"/>
                                  <a:pt x="35023" y="17512"/>
                                </a:cubicBezTo>
                                <a:cubicBezTo>
                                  <a:pt x="35023" y="27139"/>
                                  <a:pt x="27139"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65" name="Shape 1965"/>
                        <wps:cNvSpPr/>
                        <wps:spPr>
                          <a:xfrm>
                            <a:off x="3256241" y="1140481"/>
                            <a:ext cx="35061" cy="35062"/>
                          </a:xfrm>
                          <a:custGeom>
                            <a:avLst/>
                            <a:gdLst/>
                            <a:ahLst/>
                            <a:cxnLst/>
                            <a:rect l="0" t="0" r="0" b="0"/>
                            <a:pathLst>
                              <a:path w="35061" h="35062">
                                <a:moveTo>
                                  <a:pt x="17512" y="0"/>
                                </a:moveTo>
                                <a:cubicBezTo>
                                  <a:pt x="27177" y="0"/>
                                  <a:pt x="35061" y="7884"/>
                                  <a:pt x="35061" y="17512"/>
                                </a:cubicBezTo>
                                <a:cubicBezTo>
                                  <a:pt x="35061" y="27177"/>
                                  <a:pt x="27177" y="35062"/>
                                  <a:pt x="17512" y="35062"/>
                                </a:cubicBezTo>
                                <a:cubicBezTo>
                                  <a:pt x="7884" y="35062"/>
                                  <a:pt x="0" y="27177"/>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66" name="Shape 1966"/>
                        <wps:cNvSpPr/>
                        <wps:spPr>
                          <a:xfrm>
                            <a:off x="3649727" y="1184488"/>
                            <a:ext cx="35023" cy="35024"/>
                          </a:xfrm>
                          <a:custGeom>
                            <a:avLst/>
                            <a:gdLst/>
                            <a:ahLst/>
                            <a:cxnLst/>
                            <a:rect l="0" t="0" r="0" b="0"/>
                            <a:pathLst>
                              <a:path w="35023" h="35024">
                                <a:moveTo>
                                  <a:pt x="17512" y="0"/>
                                </a:moveTo>
                                <a:cubicBezTo>
                                  <a:pt x="27139" y="0"/>
                                  <a:pt x="35023" y="7884"/>
                                  <a:pt x="35023" y="17512"/>
                                </a:cubicBezTo>
                                <a:cubicBezTo>
                                  <a:pt x="35023" y="27139"/>
                                  <a:pt x="27139"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67" name="Shape 1967"/>
                        <wps:cNvSpPr/>
                        <wps:spPr>
                          <a:xfrm>
                            <a:off x="2559899" y="1059025"/>
                            <a:ext cx="1125382" cy="0"/>
                          </a:xfrm>
                          <a:custGeom>
                            <a:avLst/>
                            <a:gdLst/>
                            <a:ahLst/>
                            <a:cxnLst/>
                            <a:rect l="0" t="0" r="0" b="0"/>
                            <a:pathLst>
                              <a:path w="1125382">
                                <a:moveTo>
                                  <a:pt x="0" y="0"/>
                                </a:moveTo>
                                <a:lnTo>
                                  <a:pt x="1125382" y="0"/>
                                </a:lnTo>
                              </a:path>
                            </a:pathLst>
                          </a:custGeom>
                          <a:ln w="4056" cap="flat">
                            <a:round/>
                          </a:ln>
                        </wps:spPr>
                        <wps:style>
                          <a:lnRef idx="1">
                            <a:srgbClr val="000000"/>
                          </a:lnRef>
                          <a:fillRef idx="0">
                            <a:srgbClr val="000000">
                              <a:alpha val="0"/>
                            </a:srgbClr>
                          </a:fillRef>
                          <a:effectRef idx="0">
                            <a:scrgbClr r="0" g="0" b="0"/>
                          </a:effectRef>
                          <a:fontRef idx="none"/>
                        </wps:style>
                        <wps:bodyPr/>
                      </wps:wsp>
                      <wps:wsp>
                        <wps:cNvPr id="1968" name="Shape 1968"/>
                        <wps:cNvSpPr/>
                        <wps:spPr>
                          <a:xfrm>
                            <a:off x="2559899" y="127789"/>
                            <a:ext cx="1125382" cy="1125382"/>
                          </a:xfrm>
                          <a:custGeom>
                            <a:avLst/>
                            <a:gdLst/>
                            <a:ahLst/>
                            <a:cxnLst/>
                            <a:rect l="0" t="0" r="0" b="0"/>
                            <a:pathLst>
                              <a:path w="1125382" h="1125382">
                                <a:moveTo>
                                  <a:pt x="0" y="1125382"/>
                                </a:moveTo>
                                <a:lnTo>
                                  <a:pt x="1125382" y="1125382"/>
                                </a:lnTo>
                                <a:lnTo>
                                  <a:pt x="1125382" y="0"/>
                                </a:lnTo>
                                <a:lnTo>
                                  <a:pt x="0" y="0"/>
                                </a:lnTo>
                                <a:close/>
                              </a:path>
                            </a:pathLst>
                          </a:custGeom>
                          <a:ln w="6633" cap="rnd">
                            <a:round/>
                          </a:ln>
                        </wps:spPr>
                        <wps:style>
                          <a:lnRef idx="1">
                            <a:srgbClr val="333333"/>
                          </a:lnRef>
                          <a:fillRef idx="0">
                            <a:srgbClr val="000000">
                              <a:alpha val="0"/>
                            </a:srgbClr>
                          </a:fillRef>
                          <a:effectRef idx="0">
                            <a:scrgbClr r="0" g="0" b="0"/>
                          </a:effectRef>
                          <a:fontRef idx="none"/>
                        </wps:style>
                        <wps:bodyPr/>
                      </wps:wsp>
                      <wps:wsp>
                        <wps:cNvPr id="1969" name="Rectangle 1969"/>
                        <wps:cNvSpPr/>
                        <wps:spPr>
                          <a:xfrm>
                            <a:off x="2499821" y="1182964"/>
                            <a:ext cx="39241" cy="65284"/>
                          </a:xfrm>
                          <a:prstGeom prst="rect">
                            <a:avLst/>
                          </a:prstGeom>
                          <a:ln>
                            <a:noFill/>
                          </a:ln>
                        </wps:spPr>
                        <wps:txbx>
                          <w:txbxContent>
                            <w:p w14:paraId="2627A915" w14:textId="77777777" w:rsidR="00DA2B11" w:rsidRDefault="004C3EA9">
                              <w:pPr>
                                <w:spacing w:after="160" w:line="259" w:lineRule="auto"/>
                                <w:ind w:left="0" w:right="0" w:firstLine="0"/>
                                <w:jc w:val="left"/>
                              </w:pPr>
                              <w:r>
                                <w:rPr>
                                  <w:rFonts w:ascii="Arial" w:eastAsia="Arial" w:hAnsi="Arial" w:cs="Arial"/>
                                  <w:color w:val="4D4D4D"/>
                                  <w:sz w:val="8"/>
                                </w:rPr>
                                <w:t>0</w:t>
                              </w:r>
                            </w:p>
                          </w:txbxContent>
                        </wps:txbx>
                        <wps:bodyPr horzOverflow="overflow" vert="horz" lIns="0" tIns="0" rIns="0" bIns="0" rtlCol="0">
                          <a:noAutofit/>
                        </wps:bodyPr>
                      </wps:wsp>
                      <wps:wsp>
                        <wps:cNvPr id="1970" name="Rectangle 1970"/>
                        <wps:cNvSpPr/>
                        <wps:spPr>
                          <a:xfrm>
                            <a:off x="2470293" y="897014"/>
                            <a:ext cx="78483" cy="65285"/>
                          </a:xfrm>
                          <a:prstGeom prst="rect">
                            <a:avLst/>
                          </a:prstGeom>
                          <a:ln>
                            <a:noFill/>
                          </a:ln>
                        </wps:spPr>
                        <wps:txbx>
                          <w:txbxContent>
                            <w:p w14:paraId="2346C60D" w14:textId="77777777" w:rsidR="00DA2B11" w:rsidRDefault="004C3EA9">
                              <w:pPr>
                                <w:spacing w:after="160" w:line="259" w:lineRule="auto"/>
                                <w:ind w:left="0" w:right="0" w:firstLine="0"/>
                                <w:jc w:val="left"/>
                              </w:pPr>
                              <w:r>
                                <w:rPr>
                                  <w:rFonts w:ascii="Arial" w:eastAsia="Arial" w:hAnsi="Arial" w:cs="Arial"/>
                                  <w:color w:val="4D4D4D"/>
                                  <w:sz w:val="8"/>
                                </w:rPr>
                                <w:t>25</w:t>
                              </w:r>
                            </w:p>
                          </w:txbxContent>
                        </wps:txbx>
                        <wps:bodyPr horzOverflow="overflow" vert="horz" lIns="0" tIns="0" rIns="0" bIns="0" rtlCol="0">
                          <a:noAutofit/>
                        </wps:bodyPr>
                      </wps:wsp>
                      <wps:wsp>
                        <wps:cNvPr id="1971" name="Rectangle 1971"/>
                        <wps:cNvSpPr/>
                        <wps:spPr>
                          <a:xfrm>
                            <a:off x="2470293" y="611024"/>
                            <a:ext cx="78483" cy="65284"/>
                          </a:xfrm>
                          <a:prstGeom prst="rect">
                            <a:avLst/>
                          </a:prstGeom>
                          <a:ln>
                            <a:noFill/>
                          </a:ln>
                        </wps:spPr>
                        <wps:txbx>
                          <w:txbxContent>
                            <w:p w14:paraId="4E535A71" w14:textId="77777777" w:rsidR="00DA2B11" w:rsidRDefault="004C3EA9">
                              <w:pPr>
                                <w:spacing w:after="160" w:line="259" w:lineRule="auto"/>
                                <w:ind w:left="0" w:right="0" w:firstLine="0"/>
                                <w:jc w:val="left"/>
                              </w:pPr>
                              <w:r>
                                <w:rPr>
                                  <w:rFonts w:ascii="Arial" w:eastAsia="Arial" w:hAnsi="Arial" w:cs="Arial"/>
                                  <w:color w:val="4D4D4D"/>
                                  <w:sz w:val="8"/>
                                </w:rPr>
                                <w:t>50</w:t>
                              </w:r>
                            </w:p>
                          </w:txbxContent>
                        </wps:txbx>
                        <wps:bodyPr horzOverflow="overflow" vert="horz" lIns="0" tIns="0" rIns="0" bIns="0" rtlCol="0">
                          <a:noAutofit/>
                        </wps:bodyPr>
                      </wps:wsp>
                      <wps:wsp>
                        <wps:cNvPr id="1972" name="Rectangle 1972"/>
                        <wps:cNvSpPr/>
                        <wps:spPr>
                          <a:xfrm>
                            <a:off x="2470293" y="325073"/>
                            <a:ext cx="78483" cy="65284"/>
                          </a:xfrm>
                          <a:prstGeom prst="rect">
                            <a:avLst/>
                          </a:prstGeom>
                          <a:ln>
                            <a:noFill/>
                          </a:ln>
                        </wps:spPr>
                        <wps:txbx>
                          <w:txbxContent>
                            <w:p w14:paraId="0FC24C6F" w14:textId="77777777" w:rsidR="00DA2B11" w:rsidRDefault="004C3EA9">
                              <w:pPr>
                                <w:spacing w:after="160" w:line="259" w:lineRule="auto"/>
                                <w:ind w:left="0" w:right="0" w:firstLine="0"/>
                                <w:jc w:val="left"/>
                              </w:pPr>
                              <w:r>
                                <w:rPr>
                                  <w:rFonts w:ascii="Arial" w:eastAsia="Arial" w:hAnsi="Arial" w:cs="Arial"/>
                                  <w:color w:val="4D4D4D"/>
                                  <w:sz w:val="8"/>
                                </w:rPr>
                                <w:t>75</w:t>
                              </w:r>
                            </w:p>
                          </w:txbxContent>
                        </wps:txbx>
                        <wps:bodyPr horzOverflow="overflow" vert="horz" lIns="0" tIns="0" rIns="0" bIns="0" rtlCol="0">
                          <a:noAutofit/>
                        </wps:bodyPr>
                      </wps:wsp>
                      <wps:wsp>
                        <wps:cNvPr id="1973" name="Shape 1973"/>
                        <wps:cNvSpPr/>
                        <wps:spPr>
                          <a:xfrm>
                            <a:off x="2542918" y="1202000"/>
                            <a:ext cx="16981" cy="0"/>
                          </a:xfrm>
                          <a:custGeom>
                            <a:avLst/>
                            <a:gdLst/>
                            <a:ahLst/>
                            <a:cxnLst/>
                            <a:rect l="0" t="0" r="0" b="0"/>
                            <a:pathLst>
                              <a:path w="16981">
                                <a:moveTo>
                                  <a:pt x="0" y="0"/>
                                </a:moveTo>
                                <a:lnTo>
                                  <a:pt x="16981" y="0"/>
                                </a:lnTo>
                              </a:path>
                            </a:pathLst>
                          </a:custGeom>
                          <a:ln w="6633" cap="flat">
                            <a:round/>
                          </a:ln>
                        </wps:spPr>
                        <wps:style>
                          <a:lnRef idx="1">
                            <a:srgbClr val="333333"/>
                          </a:lnRef>
                          <a:fillRef idx="0">
                            <a:srgbClr val="000000">
                              <a:alpha val="0"/>
                            </a:srgbClr>
                          </a:fillRef>
                          <a:effectRef idx="0">
                            <a:scrgbClr r="0" g="0" b="0"/>
                          </a:effectRef>
                          <a:fontRef idx="none"/>
                        </wps:style>
                        <wps:bodyPr/>
                      </wps:wsp>
                      <wps:wsp>
                        <wps:cNvPr id="1974" name="Shape 1974"/>
                        <wps:cNvSpPr/>
                        <wps:spPr>
                          <a:xfrm>
                            <a:off x="2542918" y="916049"/>
                            <a:ext cx="16981" cy="0"/>
                          </a:xfrm>
                          <a:custGeom>
                            <a:avLst/>
                            <a:gdLst/>
                            <a:ahLst/>
                            <a:cxnLst/>
                            <a:rect l="0" t="0" r="0" b="0"/>
                            <a:pathLst>
                              <a:path w="16981">
                                <a:moveTo>
                                  <a:pt x="0" y="0"/>
                                </a:moveTo>
                                <a:lnTo>
                                  <a:pt x="16981" y="0"/>
                                </a:lnTo>
                              </a:path>
                            </a:pathLst>
                          </a:custGeom>
                          <a:ln w="6633" cap="flat">
                            <a:round/>
                          </a:ln>
                        </wps:spPr>
                        <wps:style>
                          <a:lnRef idx="1">
                            <a:srgbClr val="333333"/>
                          </a:lnRef>
                          <a:fillRef idx="0">
                            <a:srgbClr val="000000">
                              <a:alpha val="0"/>
                            </a:srgbClr>
                          </a:fillRef>
                          <a:effectRef idx="0">
                            <a:scrgbClr r="0" g="0" b="0"/>
                          </a:effectRef>
                          <a:fontRef idx="none"/>
                        </wps:style>
                        <wps:bodyPr/>
                      </wps:wsp>
                      <wps:wsp>
                        <wps:cNvPr id="1975" name="Shape 1975"/>
                        <wps:cNvSpPr/>
                        <wps:spPr>
                          <a:xfrm>
                            <a:off x="2542918" y="630098"/>
                            <a:ext cx="16981" cy="0"/>
                          </a:xfrm>
                          <a:custGeom>
                            <a:avLst/>
                            <a:gdLst/>
                            <a:ahLst/>
                            <a:cxnLst/>
                            <a:rect l="0" t="0" r="0" b="0"/>
                            <a:pathLst>
                              <a:path w="16981">
                                <a:moveTo>
                                  <a:pt x="0" y="0"/>
                                </a:moveTo>
                                <a:lnTo>
                                  <a:pt x="16981" y="0"/>
                                </a:lnTo>
                              </a:path>
                            </a:pathLst>
                          </a:custGeom>
                          <a:ln w="6633" cap="flat">
                            <a:round/>
                          </a:ln>
                        </wps:spPr>
                        <wps:style>
                          <a:lnRef idx="1">
                            <a:srgbClr val="333333"/>
                          </a:lnRef>
                          <a:fillRef idx="0">
                            <a:srgbClr val="000000">
                              <a:alpha val="0"/>
                            </a:srgbClr>
                          </a:fillRef>
                          <a:effectRef idx="0">
                            <a:scrgbClr r="0" g="0" b="0"/>
                          </a:effectRef>
                          <a:fontRef idx="none"/>
                        </wps:style>
                        <wps:bodyPr/>
                      </wps:wsp>
                      <wps:wsp>
                        <wps:cNvPr id="1976" name="Shape 1976"/>
                        <wps:cNvSpPr/>
                        <wps:spPr>
                          <a:xfrm>
                            <a:off x="2542918" y="344147"/>
                            <a:ext cx="16981" cy="0"/>
                          </a:xfrm>
                          <a:custGeom>
                            <a:avLst/>
                            <a:gdLst/>
                            <a:ahLst/>
                            <a:cxnLst/>
                            <a:rect l="0" t="0" r="0" b="0"/>
                            <a:pathLst>
                              <a:path w="16981">
                                <a:moveTo>
                                  <a:pt x="0" y="0"/>
                                </a:moveTo>
                                <a:lnTo>
                                  <a:pt x="16981" y="0"/>
                                </a:lnTo>
                              </a:path>
                            </a:pathLst>
                          </a:custGeom>
                          <a:ln w="6633" cap="flat">
                            <a:round/>
                          </a:ln>
                        </wps:spPr>
                        <wps:style>
                          <a:lnRef idx="1">
                            <a:srgbClr val="333333"/>
                          </a:lnRef>
                          <a:fillRef idx="0">
                            <a:srgbClr val="000000">
                              <a:alpha val="0"/>
                            </a:srgbClr>
                          </a:fillRef>
                          <a:effectRef idx="0">
                            <a:scrgbClr r="0" g="0" b="0"/>
                          </a:effectRef>
                          <a:fontRef idx="none"/>
                        </wps:style>
                        <wps:bodyPr/>
                      </wps:wsp>
                      <wps:wsp>
                        <wps:cNvPr id="1977" name="Shape 1977"/>
                        <wps:cNvSpPr/>
                        <wps:spPr>
                          <a:xfrm>
                            <a:off x="2846267" y="1253171"/>
                            <a:ext cx="0" cy="16981"/>
                          </a:xfrm>
                          <a:custGeom>
                            <a:avLst/>
                            <a:gdLst/>
                            <a:ahLst/>
                            <a:cxnLst/>
                            <a:rect l="0" t="0" r="0" b="0"/>
                            <a:pathLst>
                              <a:path h="16981">
                                <a:moveTo>
                                  <a:pt x="0" y="16981"/>
                                </a:moveTo>
                                <a:lnTo>
                                  <a:pt x="0" y="0"/>
                                </a:lnTo>
                              </a:path>
                            </a:pathLst>
                          </a:custGeom>
                          <a:ln w="6633" cap="flat">
                            <a:round/>
                          </a:ln>
                        </wps:spPr>
                        <wps:style>
                          <a:lnRef idx="1">
                            <a:srgbClr val="333333"/>
                          </a:lnRef>
                          <a:fillRef idx="0">
                            <a:srgbClr val="000000">
                              <a:alpha val="0"/>
                            </a:srgbClr>
                          </a:fillRef>
                          <a:effectRef idx="0">
                            <a:scrgbClr r="0" g="0" b="0"/>
                          </a:effectRef>
                          <a:fontRef idx="none"/>
                        </wps:style>
                        <wps:bodyPr/>
                      </wps:wsp>
                      <wps:wsp>
                        <wps:cNvPr id="1978" name="Shape 1978"/>
                        <wps:cNvSpPr/>
                        <wps:spPr>
                          <a:xfrm>
                            <a:off x="3323598" y="1253171"/>
                            <a:ext cx="0" cy="16981"/>
                          </a:xfrm>
                          <a:custGeom>
                            <a:avLst/>
                            <a:gdLst/>
                            <a:ahLst/>
                            <a:cxnLst/>
                            <a:rect l="0" t="0" r="0" b="0"/>
                            <a:pathLst>
                              <a:path h="16981">
                                <a:moveTo>
                                  <a:pt x="0" y="16981"/>
                                </a:moveTo>
                                <a:lnTo>
                                  <a:pt x="0" y="0"/>
                                </a:lnTo>
                              </a:path>
                            </a:pathLst>
                          </a:custGeom>
                          <a:ln w="6633" cap="flat">
                            <a:round/>
                          </a:ln>
                        </wps:spPr>
                        <wps:style>
                          <a:lnRef idx="1">
                            <a:srgbClr val="333333"/>
                          </a:lnRef>
                          <a:fillRef idx="0">
                            <a:srgbClr val="000000">
                              <a:alpha val="0"/>
                            </a:srgbClr>
                          </a:fillRef>
                          <a:effectRef idx="0">
                            <a:scrgbClr r="0" g="0" b="0"/>
                          </a:effectRef>
                          <a:fontRef idx="none"/>
                        </wps:style>
                        <wps:bodyPr/>
                      </wps:wsp>
                      <wps:wsp>
                        <wps:cNvPr id="1979" name="Rectangle 1979"/>
                        <wps:cNvSpPr/>
                        <wps:spPr>
                          <a:xfrm>
                            <a:off x="2717316" y="1283752"/>
                            <a:ext cx="343080" cy="65284"/>
                          </a:xfrm>
                          <a:prstGeom prst="rect">
                            <a:avLst/>
                          </a:prstGeom>
                          <a:ln>
                            <a:noFill/>
                          </a:ln>
                        </wps:spPr>
                        <wps:txbx>
                          <w:txbxContent>
                            <w:p w14:paraId="56AD850A" w14:textId="77777777" w:rsidR="00DA2B11" w:rsidRDefault="004C3EA9">
                              <w:pPr>
                                <w:spacing w:after="160" w:line="259" w:lineRule="auto"/>
                                <w:ind w:left="0" w:right="0" w:firstLine="0"/>
                                <w:jc w:val="left"/>
                              </w:pPr>
                              <w:r>
                                <w:rPr>
                                  <w:rFonts w:ascii="Arial" w:eastAsia="Arial" w:hAnsi="Arial" w:cs="Arial"/>
                                  <w:color w:val="4D4D4D"/>
                                  <w:sz w:val="8"/>
                                </w:rPr>
                                <w:t>Methylated</w:t>
                              </w:r>
                            </w:p>
                          </w:txbxContent>
                        </wps:txbx>
                        <wps:bodyPr horzOverflow="overflow" vert="horz" lIns="0" tIns="0" rIns="0" bIns="0" rtlCol="0">
                          <a:noAutofit/>
                        </wps:bodyPr>
                      </wps:wsp>
                      <wps:wsp>
                        <wps:cNvPr id="1980" name="Rectangle 1980"/>
                        <wps:cNvSpPr/>
                        <wps:spPr>
                          <a:xfrm>
                            <a:off x="3160684" y="1283752"/>
                            <a:ext cx="433278" cy="65284"/>
                          </a:xfrm>
                          <a:prstGeom prst="rect">
                            <a:avLst/>
                          </a:prstGeom>
                          <a:ln>
                            <a:noFill/>
                          </a:ln>
                        </wps:spPr>
                        <wps:txbx>
                          <w:txbxContent>
                            <w:p w14:paraId="74AEF8FD" w14:textId="77777777" w:rsidR="00DA2B11" w:rsidRDefault="004C3EA9">
                              <w:pPr>
                                <w:spacing w:after="160" w:line="259" w:lineRule="auto"/>
                                <w:ind w:left="0" w:right="0" w:firstLine="0"/>
                                <w:jc w:val="left"/>
                              </w:pPr>
                              <w:proofErr w:type="spellStart"/>
                              <w:r>
                                <w:rPr>
                                  <w:rFonts w:ascii="Arial" w:eastAsia="Arial" w:hAnsi="Arial" w:cs="Arial"/>
                                  <w:color w:val="4D4D4D"/>
                                  <w:sz w:val="8"/>
                                </w:rPr>
                                <w:t>UnMethylated</w:t>
                              </w:r>
                              <w:proofErr w:type="spellEnd"/>
                            </w:p>
                          </w:txbxContent>
                        </wps:txbx>
                        <wps:bodyPr horzOverflow="overflow" vert="horz" lIns="0" tIns="0" rIns="0" bIns="0" rtlCol="0">
                          <a:noAutofit/>
                        </wps:bodyPr>
                      </wps:wsp>
                      <wps:wsp>
                        <wps:cNvPr id="1982" name="Rectangle 1982"/>
                        <wps:cNvSpPr/>
                        <wps:spPr>
                          <a:xfrm rot="-5399999">
                            <a:off x="1885245" y="530793"/>
                            <a:ext cx="948720" cy="83937"/>
                          </a:xfrm>
                          <a:prstGeom prst="rect">
                            <a:avLst/>
                          </a:prstGeom>
                          <a:ln>
                            <a:noFill/>
                          </a:ln>
                        </wps:spPr>
                        <wps:txbx>
                          <w:txbxContent>
                            <w:p w14:paraId="5C82F2C4" w14:textId="77777777" w:rsidR="00DA2B11" w:rsidRDefault="004C3EA9">
                              <w:pPr>
                                <w:spacing w:after="160" w:line="259" w:lineRule="auto"/>
                                <w:ind w:left="0" w:right="0" w:firstLine="0"/>
                                <w:jc w:val="left"/>
                              </w:pPr>
                              <w:r>
                                <w:rPr>
                                  <w:rFonts w:ascii="Arial" w:eastAsia="Arial" w:hAnsi="Arial" w:cs="Arial"/>
                                  <w:sz w:val="11"/>
                                </w:rPr>
                                <w:t xml:space="preserve">Average methylation % </w:t>
                              </w:r>
                            </w:p>
                          </w:txbxContent>
                        </wps:txbx>
                        <wps:bodyPr horzOverflow="overflow" vert="horz" lIns="0" tIns="0" rIns="0" bIns="0" rtlCol="0">
                          <a:noAutofit/>
                        </wps:bodyPr>
                      </wps:wsp>
                      <wps:wsp>
                        <wps:cNvPr id="1983" name="Rectangle 1983"/>
                        <wps:cNvSpPr/>
                        <wps:spPr>
                          <a:xfrm rot="-5399999">
                            <a:off x="2039829" y="550854"/>
                            <a:ext cx="786926" cy="83937"/>
                          </a:xfrm>
                          <a:prstGeom prst="rect">
                            <a:avLst/>
                          </a:prstGeom>
                          <a:ln>
                            <a:noFill/>
                          </a:ln>
                        </wps:spPr>
                        <wps:txbx>
                          <w:txbxContent>
                            <w:p w14:paraId="1C802138" w14:textId="77777777" w:rsidR="00DA2B11" w:rsidRDefault="004C3EA9">
                              <w:pPr>
                                <w:spacing w:after="160" w:line="259" w:lineRule="auto"/>
                                <w:ind w:left="0" w:right="0" w:firstLine="0"/>
                                <w:jc w:val="left"/>
                              </w:pPr>
                              <w:r>
                                <w:rPr>
                                  <w:rFonts w:ascii="Arial" w:eastAsia="Arial" w:hAnsi="Arial" w:cs="Arial"/>
                                  <w:sz w:val="11"/>
                                </w:rPr>
                                <w:t xml:space="preserve"> of </w:t>
                              </w:r>
                              <w:proofErr w:type="spellStart"/>
                              <w:r>
                                <w:rPr>
                                  <w:rFonts w:ascii="Arial" w:eastAsia="Arial" w:hAnsi="Arial" w:cs="Arial"/>
                                  <w:sz w:val="11"/>
                                </w:rPr>
                                <w:t>CpGs</w:t>
                              </w:r>
                              <w:proofErr w:type="spellEnd"/>
                              <w:r>
                                <w:rPr>
                                  <w:rFonts w:ascii="Arial" w:eastAsia="Arial" w:hAnsi="Arial" w:cs="Arial"/>
                                  <w:sz w:val="11"/>
                                </w:rPr>
                                <w:t xml:space="preserve"> 31 and 84</w:t>
                              </w:r>
                            </w:p>
                          </w:txbxContent>
                        </wps:txbx>
                        <wps:bodyPr horzOverflow="overflow" vert="horz" lIns="0" tIns="0" rIns="0" bIns="0" rtlCol="0">
                          <a:noAutofit/>
                        </wps:bodyPr>
                      </wps:wsp>
                      <wps:wsp>
                        <wps:cNvPr id="1987" name="Shape 1987"/>
                        <wps:cNvSpPr/>
                        <wps:spPr>
                          <a:xfrm>
                            <a:off x="4217572" y="1008945"/>
                            <a:ext cx="1225380" cy="0"/>
                          </a:xfrm>
                          <a:custGeom>
                            <a:avLst/>
                            <a:gdLst/>
                            <a:ahLst/>
                            <a:cxnLst/>
                            <a:rect l="0" t="0" r="0" b="0"/>
                            <a:pathLst>
                              <a:path w="1225380">
                                <a:moveTo>
                                  <a:pt x="0" y="0"/>
                                </a:moveTo>
                                <a:lnTo>
                                  <a:pt x="1225380" y="0"/>
                                </a:lnTo>
                              </a:path>
                            </a:pathLst>
                          </a:custGeom>
                          <a:ln w="6541" cap="flat">
                            <a:round/>
                          </a:ln>
                        </wps:spPr>
                        <wps:style>
                          <a:lnRef idx="1">
                            <a:srgbClr val="EBEBEB"/>
                          </a:lnRef>
                          <a:fillRef idx="0">
                            <a:srgbClr val="000000">
                              <a:alpha val="0"/>
                            </a:srgbClr>
                          </a:fillRef>
                          <a:effectRef idx="0">
                            <a:scrgbClr r="0" g="0" b="0"/>
                          </a:effectRef>
                          <a:fontRef idx="none"/>
                        </wps:style>
                        <wps:bodyPr/>
                      </wps:wsp>
                      <wps:wsp>
                        <wps:cNvPr id="1988" name="Shape 1988"/>
                        <wps:cNvSpPr/>
                        <wps:spPr>
                          <a:xfrm>
                            <a:off x="4217572" y="472505"/>
                            <a:ext cx="1225380" cy="0"/>
                          </a:xfrm>
                          <a:custGeom>
                            <a:avLst/>
                            <a:gdLst/>
                            <a:ahLst/>
                            <a:cxnLst/>
                            <a:rect l="0" t="0" r="0" b="0"/>
                            <a:pathLst>
                              <a:path w="1225380">
                                <a:moveTo>
                                  <a:pt x="0" y="0"/>
                                </a:moveTo>
                                <a:lnTo>
                                  <a:pt x="1225380" y="0"/>
                                </a:lnTo>
                              </a:path>
                            </a:pathLst>
                          </a:custGeom>
                          <a:ln w="6541" cap="flat">
                            <a:round/>
                          </a:ln>
                        </wps:spPr>
                        <wps:style>
                          <a:lnRef idx="1">
                            <a:srgbClr val="EBEBEB"/>
                          </a:lnRef>
                          <a:fillRef idx="0">
                            <a:srgbClr val="000000">
                              <a:alpha val="0"/>
                            </a:srgbClr>
                          </a:fillRef>
                          <a:effectRef idx="0">
                            <a:scrgbClr r="0" g="0" b="0"/>
                          </a:effectRef>
                          <a:fontRef idx="none"/>
                        </wps:style>
                        <wps:bodyPr/>
                      </wps:wsp>
                      <wps:wsp>
                        <wps:cNvPr id="1989" name="Shape 1989"/>
                        <wps:cNvSpPr/>
                        <wps:spPr>
                          <a:xfrm>
                            <a:off x="4551763" y="150649"/>
                            <a:ext cx="0" cy="1180191"/>
                          </a:xfrm>
                          <a:custGeom>
                            <a:avLst/>
                            <a:gdLst/>
                            <a:ahLst/>
                            <a:cxnLst/>
                            <a:rect l="0" t="0" r="0" b="0"/>
                            <a:pathLst>
                              <a:path h="1180191">
                                <a:moveTo>
                                  <a:pt x="0" y="1180191"/>
                                </a:moveTo>
                                <a:lnTo>
                                  <a:pt x="0" y="0"/>
                                </a:lnTo>
                              </a:path>
                            </a:pathLst>
                          </a:custGeom>
                          <a:ln w="6541" cap="flat">
                            <a:round/>
                          </a:ln>
                        </wps:spPr>
                        <wps:style>
                          <a:lnRef idx="1">
                            <a:srgbClr val="EBEBEB"/>
                          </a:lnRef>
                          <a:fillRef idx="0">
                            <a:srgbClr val="000000">
                              <a:alpha val="0"/>
                            </a:srgbClr>
                          </a:fillRef>
                          <a:effectRef idx="0">
                            <a:scrgbClr r="0" g="0" b="0"/>
                          </a:effectRef>
                          <a:fontRef idx="none"/>
                        </wps:style>
                        <wps:bodyPr/>
                      </wps:wsp>
                      <wps:wsp>
                        <wps:cNvPr id="1990" name="Shape 1990"/>
                        <wps:cNvSpPr/>
                        <wps:spPr>
                          <a:xfrm>
                            <a:off x="5108761" y="150649"/>
                            <a:ext cx="0" cy="1180191"/>
                          </a:xfrm>
                          <a:custGeom>
                            <a:avLst/>
                            <a:gdLst/>
                            <a:ahLst/>
                            <a:cxnLst/>
                            <a:rect l="0" t="0" r="0" b="0"/>
                            <a:pathLst>
                              <a:path h="1180191">
                                <a:moveTo>
                                  <a:pt x="0" y="1180191"/>
                                </a:moveTo>
                                <a:lnTo>
                                  <a:pt x="0" y="0"/>
                                </a:lnTo>
                              </a:path>
                            </a:pathLst>
                          </a:custGeom>
                          <a:ln w="6541" cap="flat">
                            <a:round/>
                          </a:ln>
                        </wps:spPr>
                        <wps:style>
                          <a:lnRef idx="1">
                            <a:srgbClr val="EBEBEB"/>
                          </a:lnRef>
                          <a:fillRef idx="0">
                            <a:srgbClr val="000000">
                              <a:alpha val="0"/>
                            </a:srgbClr>
                          </a:fillRef>
                          <a:effectRef idx="0">
                            <a:scrgbClr r="0" g="0" b="0"/>
                          </a:effectRef>
                          <a:fontRef idx="none"/>
                        </wps:style>
                        <wps:bodyPr/>
                      </wps:wsp>
                      <wps:wsp>
                        <wps:cNvPr id="154545" name="Shape 154545"/>
                        <wps:cNvSpPr/>
                        <wps:spPr>
                          <a:xfrm>
                            <a:off x="4273302" y="740725"/>
                            <a:ext cx="556997" cy="536440"/>
                          </a:xfrm>
                          <a:custGeom>
                            <a:avLst/>
                            <a:gdLst/>
                            <a:ahLst/>
                            <a:cxnLst/>
                            <a:rect l="0" t="0" r="0" b="0"/>
                            <a:pathLst>
                              <a:path w="556997" h="536440">
                                <a:moveTo>
                                  <a:pt x="0" y="0"/>
                                </a:moveTo>
                                <a:lnTo>
                                  <a:pt x="556997" y="0"/>
                                </a:lnTo>
                                <a:lnTo>
                                  <a:pt x="556997" y="536440"/>
                                </a:lnTo>
                                <a:lnTo>
                                  <a:pt x="0" y="536440"/>
                                </a:lnTo>
                                <a:lnTo>
                                  <a:pt x="0" y="0"/>
                                </a:lnTo>
                              </a:path>
                            </a:pathLst>
                          </a:custGeom>
                          <a:ln w="785" cap="sq">
                            <a:miter lim="127000"/>
                          </a:ln>
                        </wps:spPr>
                        <wps:style>
                          <a:lnRef idx="1">
                            <a:srgbClr val="FFFFFF"/>
                          </a:lnRef>
                          <a:fillRef idx="1">
                            <a:srgbClr val="BDBDBD"/>
                          </a:fillRef>
                          <a:effectRef idx="0">
                            <a:scrgbClr r="0" g="0" b="0"/>
                          </a:effectRef>
                          <a:fontRef idx="none"/>
                        </wps:style>
                        <wps:bodyPr/>
                      </wps:wsp>
                      <wps:wsp>
                        <wps:cNvPr id="154546" name="Shape 154546"/>
                        <wps:cNvSpPr/>
                        <wps:spPr>
                          <a:xfrm>
                            <a:off x="4830262" y="740725"/>
                            <a:ext cx="556998" cy="536440"/>
                          </a:xfrm>
                          <a:custGeom>
                            <a:avLst/>
                            <a:gdLst/>
                            <a:ahLst/>
                            <a:cxnLst/>
                            <a:rect l="0" t="0" r="0" b="0"/>
                            <a:pathLst>
                              <a:path w="556998" h="536440">
                                <a:moveTo>
                                  <a:pt x="0" y="0"/>
                                </a:moveTo>
                                <a:lnTo>
                                  <a:pt x="556998" y="0"/>
                                </a:lnTo>
                                <a:lnTo>
                                  <a:pt x="556998" y="536440"/>
                                </a:lnTo>
                                <a:lnTo>
                                  <a:pt x="0" y="536440"/>
                                </a:lnTo>
                                <a:lnTo>
                                  <a:pt x="0" y="0"/>
                                </a:lnTo>
                              </a:path>
                            </a:pathLst>
                          </a:custGeom>
                          <a:ln w="785" cap="sq">
                            <a:miter lim="127000"/>
                          </a:ln>
                        </wps:spPr>
                        <wps:style>
                          <a:lnRef idx="1">
                            <a:srgbClr val="FFFFFF"/>
                          </a:lnRef>
                          <a:fillRef idx="1">
                            <a:srgbClr val="FFEBE3"/>
                          </a:fillRef>
                          <a:effectRef idx="0">
                            <a:scrgbClr r="0" g="0" b="0"/>
                          </a:effectRef>
                          <a:fontRef idx="none"/>
                        </wps:style>
                        <wps:bodyPr/>
                      </wps:wsp>
                      <wps:wsp>
                        <wps:cNvPr id="154547" name="Shape 154547"/>
                        <wps:cNvSpPr/>
                        <wps:spPr>
                          <a:xfrm>
                            <a:off x="4273302" y="204285"/>
                            <a:ext cx="556997" cy="536440"/>
                          </a:xfrm>
                          <a:custGeom>
                            <a:avLst/>
                            <a:gdLst/>
                            <a:ahLst/>
                            <a:cxnLst/>
                            <a:rect l="0" t="0" r="0" b="0"/>
                            <a:pathLst>
                              <a:path w="556997" h="536440">
                                <a:moveTo>
                                  <a:pt x="0" y="0"/>
                                </a:moveTo>
                                <a:lnTo>
                                  <a:pt x="556997" y="0"/>
                                </a:lnTo>
                                <a:lnTo>
                                  <a:pt x="556997" y="536440"/>
                                </a:lnTo>
                                <a:lnTo>
                                  <a:pt x="0" y="536440"/>
                                </a:lnTo>
                                <a:lnTo>
                                  <a:pt x="0" y="0"/>
                                </a:lnTo>
                              </a:path>
                            </a:pathLst>
                          </a:custGeom>
                          <a:ln w="785" cap="sq">
                            <a:miter lim="127000"/>
                          </a:ln>
                        </wps:spPr>
                        <wps:style>
                          <a:lnRef idx="1">
                            <a:srgbClr val="FFFFFF"/>
                          </a:lnRef>
                          <a:fillRef idx="1">
                            <a:srgbClr val="FFEFEB"/>
                          </a:fillRef>
                          <a:effectRef idx="0">
                            <a:scrgbClr r="0" g="0" b="0"/>
                          </a:effectRef>
                          <a:fontRef idx="none"/>
                        </wps:style>
                        <wps:bodyPr/>
                      </wps:wsp>
                      <wps:wsp>
                        <wps:cNvPr id="154548" name="Shape 154548"/>
                        <wps:cNvSpPr/>
                        <wps:spPr>
                          <a:xfrm>
                            <a:off x="4830262" y="204285"/>
                            <a:ext cx="556998" cy="536440"/>
                          </a:xfrm>
                          <a:custGeom>
                            <a:avLst/>
                            <a:gdLst/>
                            <a:ahLst/>
                            <a:cxnLst/>
                            <a:rect l="0" t="0" r="0" b="0"/>
                            <a:pathLst>
                              <a:path w="556998" h="536440">
                                <a:moveTo>
                                  <a:pt x="0" y="0"/>
                                </a:moveTo>
                                <a:lnTo>
                                  <a:pt x="556998" y="0"/>
                                </a:lnTo>
                                <a:lnTo>
                                  <a:pt x="556998" y="536440"/>
                                </a:lnTo>
                                <a:lnTo>
                                  <a:pt x="0" y="536440"/>
                                </a:lnTo>
                                <a:lnTo>
                                  <a:pt x="0" y="0"/>
                                </a:lnTo>
                              </a:path>
                            </a:pathLst>
                          </a:custGeom>
                          <a:ln w="785" cap="sq">
                            <a:miter lim="127000"/>
                          </a:ln>
                        </wps:spPr>
                        <wps:style>
                          <a:lnRef idx="1">
                            <a:srgbClr val="FFFFFF"/>
                          </a:lnRef>
                          <a:fillRef idx="1">
                            <a:srgbClr val="E6E6E6"/>
                          </a:fillRef>
                          <a:effectRef idx="0">
                            <a:scrgbClr r="0" g="0" b="0"/>
                          </a:effectRef>
                          <a:fontRef idx="none"/>
                        </wps:style>
                        <wps:bodyPr/>
                      </wps:wsp>
                      <wps:wsp>
                        <wps:cNvPr id="1995" name="Rectangle 1995"/>
                        <wps:cNvSpPr/>
                        <wps:spPr>
                          <a:xfrm>
                            <a:off x="4445798" y="940516"/>
                            <a:ext cx="281926" cy="234516"/>
                          </a:xfrm>
                          <a:prstGeom prst="rect">
                            <a:avLst/>
                          </a:prstGeom>
                          <a:ln>
                            <a:noFill/>
                          </a:ln>
                        </wps:spPr>
                        <wps:txbx>
                          <w:txbxContent>
                            <w:p w14:paraId="2FE817E7" w14:textId="77777777" w:rsidR="00DA2B11" w:rsidRDefault="004C3EA9">
                              <w:pPr>
                                <w:spacing w:after="160" w:line="259" w:lineRule="auto"/>
                                <w:ind w:left="0" w:right="0" w:firstLine="0"/>
                                <w:jc w:val="left"/>
                              </w:pPr>
                              <w:r>
                                <w:rPr>
                                  <w:rFonts w:ascii="Arial" w:eastAsia="Arial" w:hAnsi="Arial" w:cs="Arial"/>
                                  <w:sz w:val="30"/>
                                </w:rPr>
                                <w:t>44</w:t>
                              </w:r>
                            </w:p>
                          </w:txbxContent>
                        </wps:txbx>
                        <wps:bodyPr horzOverflow="overflow" vert="horz" lIns="0" tIns="0" rIns="0" bIns="0" rtlCol="0">
                          <a:noAutofit/>
                        </wps:bodyPr>
                      </wps:wsp>
                      <wps:wsp>
                        <wps:cNvPr id="1996" name="Rectangle 1996"/>
                        <wps:cNvSpPr/>
                        <wps:spPr>
                          <a:xfrm>
                            <a:off x="5055759" y="940516"/>
                            <a:ext cx="140963" cy="234516"/>
                          </a:xfrm>
                          <a:prstGeom prst="rect">
                            <a:avLst/>
                          </a:prstGeom>
                          <a:ln>
                            <a:noFill/>
                          </a:ln>
                        </wps:spPr>
                        <wps:txbx>
                          <w:txbxContent>
                            <w:p w14:paraId="26C5A876" w14:textId="77777777" w:rsidR="00DA2B11" w:rsidRDefault="004C3EA9">
                              <w:pPr>
                                <w:spacing w:after="160" w:line="259" w:lineRule="auto"/>
                                <w:ind w:left="0" w:right="0" w:firstLine="0"/>
                                <w:jc w:val="left"/>
                              </w:pPr>
                              <w:r>
                                <w:rPr>
                                  <w:rFonts w:ascii="Arial" w:eastAsia="Arial" w:hAnsi="Arial" w:cs="Arial"/>
                                  <w:sz w:val="30"/>
                                </w:rPr>
                                <w:t>1</w:t>
                              </w:r>
                            </w:p>
                          </w:txbxContent>
                        </wps:txbx>
                        <wps:bodyPr horzOverflow="overflow" vert="horz" lIns="0" tIns="0" rIns="0" bIns="0" rtlCol="0">
                          <a:noAutofit/>
                        </wps:bodyPr>
                      </wps:wsp>
                      <wps:wsp>
                        <wps:cNvPr id="1997" name="Rectangle 1997"/>
                        <wps:cNvSpPr/>
                        <wps:spPr>
                          <a:xfrm>
                            <a:off x="4498799" y="404076"/>
                            <a:ext cx="140963" cy="234516"/>
                          </a:xfrm>
                          <a:prstGeom prst="rect">
                            <a:avLst/>
                          </a:prstGeom>
                          <a:ln>
                            <a:noFill/>
                          </a:ln>
                        </wps:spPr>
                        <wps:txbx>
                          <w:txbxContent>
                            <w:p w14:paraId="2F6F720E" w14:textId="77777777" w:rsidR="00DA2B11" w:rsidRDefault="004C3EA9">
                              <w:pPr>
                                <w:spacing w:after="160" w:line="259" w:lineRule="auto"/>
                                <w:ind w:left="0" w:right="0" w:firstLine="0"/>
                                <w:jc w:val="left"/>
                              </w:pPr>
                              <w:r>
                                <w:rPr>
                                  <w:rFonts w:ascii="Arial" w:eastAsia="Arial" w:hAnsi="Arial" w:cs="Arial"/>
                                  <w:sz w:val="30"/>
                                </w:rPr>
                                <w:t>2</w:t>
                              </w:r>
                            </w:p>
                          </w:txbxContent>
                        </wps:txbx>
                        <wps:bodyPr horzOverflow="overflow" vert="horz" lIns="0" tIns="0" rIns="0" bIns="0" rtlCol="0">
                          <a:noAutofit/>
                        </wps:bodyPr>
                      </wps:wsp>
                      <wps:wsp>
                        <wps:cNvPr id="1998" name="Rectangle 1998"/>
                        <wps:cNvSpPr/>
                        <wps:spPr>
                          <a:xfrm>
                            <a:off x="5002796" y="404076"/>
                            <a:ext cx="281926" cy="234516"/>
                          </a:xfrm>
                          <a:prstGeom prst="rect">
                            <a:avLst/>
                          </a:prstGeom>
                          <a:ln>
                            <a:noFill/>
                          </a:ln>
                        </wps:spPr>
                        <wps:txbx>
                          <w:txbxContent>
                            <w:p w14:paraId="37A2AAE5" w14:textId="77777777" w:rsidR="00DA2B11" w:rsidRDefault="004C3EA9">
                              <w:pPr>
                                <w:spacing w:after="160" w:line="259" w:lineRule="auto"/>
                                <w:ind w:left="0" w:right="0" w:firstLine="0"/>
                                <w:jc w:val="left"/>
                              </w:pPr>
                              <w:r>
                                <w:rPr>
                                  <w:rFonts w:ascii="Arial" w:eastAsia="Arial" w:hAnsi="Arial" w:cs="Arial"/>
                                  <w:sz w:val="30"/>
                                </w:rPr>
                                <w:t>20</w:t>
                              </w:r>
                            </w:p>
                          </w:txbxContent>
                        </wps:txbx>
                        <wps:bodyPr horzOverflow="overflow" vert="horz" lIns="0" tIns="0" rIns="0" bIns="0" rtlCol="0">
                          <a:noAutofit/>
                        </wps:bodyPr>
                      </wps:wsp>
                      <wps:wsp>
                        <wps:cNvPr id="1999" name="Shape 1999"/>
                        <wps:cNvSpPr/>
                        <wps:spPr>
                          <a:xfrm>
                            <a:off x="4217572" y="150686"/>
                            <a:ext cx="1225380" cy="1180153"/>
                          </a:xfrm>
                          <a:custGeom>
                            <a:avLst/>
                            <a:gdLst/>
                            <a:ahLst/>
                            <a:cxnLst/>
                            <a:rect l="0" t="0" r="0" b="0"/>
                            <a:pathLst>
                              <a:path w="1225380" h="1180153">
                                <a:moveTo>
                                  <a:pt x="0" y="1180153"/>
                                </a:moveTo>
                                <a:lnTo>
                                  <a:pt x="1225380" y="1180153"/>
                                </a:lnTo>
                                <a:lnTo>
                                  <a:pt x="1225380" y="0"/>
                                </a:lnTo>
                                <a:lnTo>
                                  <a:pt x="0" y="0"/>
                                </a:lnTo>
                                <a:close/>
                              </a:path>
                            </a:pathLst>
                          </a:custGeom>
                          <a:ln w="6541" cap="rnd">
                            <a:round/>
                          </a:ln>
                        </wps:spPr>
                        <wps:style>
                          <a:lnRef idx="1">
                            <a:srgbClr val="333333"/>
                          </a:lnRef>
                          <a:fillRef idx="0">
                            <a:srgbClr val="000000">
                              <a:alpha val="0"/>
                            </a:srgbClr>
                          </a:fillRef>
                          <a:effectRef idx="0">
                            <a:scrgbClr r="0" g="0" b="0"/>
                          </a:effectRef>
                          <a:fontRef idx="none"/>
                        </wps:style>
                        <wps:bodyPr/>
                      </wps:wsp>
                      <wps:wsp>
                        <wps:cNvPr id="154549" name="Shape 154549"/>
                        <wps:cNvSpPr/>
                        <wps:spPr>
                          <a:xfrm>
                            <a:off x="4217572" y="43749"/>
                            <a:ext cx="1225380" cy="106899"/>
                          </a:xfrm>
                          <a:custGeom>
                            <a:avLst/>
                            <a:gdLst/>
                            <a:ahLst/>
                            <a:cxnLst/>
                            <a:rect l="0" t="0" r="0" b="0"/>
                            <a:pathLst>
                              <a:path w="1225380" h="106899">
                                <a:moveTo>
                                  <a:pt x="0" y="0"/>
                                </a:moveTo>
                                <a:lnTo>
                                  <a:pt x="1225380" y="0"/>
                                </a:lnTo>
                                <a:lnTo>
                                  <a:pt x="1225380" y="106899"/>
                                </a:lnTo>
                                <a:lnTo>
                                  <a:pt x="0" y="106899"/>
                                </a:lnTo>
                                <a:lnTo>
                                  <a:pt x="0" y="0"/>
                                </a:lnTo>
                              </a:path>
                            </a:pathLst>
                          </a:custGeom>
                          <a:ln w="6541" cap="rnd">
                            <a:round/>
                          </a:ln>
                        </wps:spPr>
                        <wps:style>
                          <a:lnRef idx="1">
                            <a:srgbClr val="333333"/>
                          </a:lnRef>
                          <a:fillRef idx="1">
                            <a:srgbClr val="D9D9D9"/>
                          </a:fillRef>
                          <a:effectRef idx="0">
                            <a:scrgbClr r="0" g="0" b="0"/>
                          </a:effectRef>
                          <a:fontRef idx="none"/>
                        </wps:style>
                        <wps:bodyPr/>
                      </wps:wsp>
                      <wps:wsp>
                        <wps:cNvPr id="2001" name="Rectangle 2001"/>
                        <wps:cNvSpPr/>
                        <wps:spPr>
                          <a:xfrm>
                            <a:off x="4691405" y="78428"/>
                            <a:ext cx="369349" cy="64377"/>
                          </a:xfrm>
                          <a:prstGeom prst="rect">
                            <a:avLst/>
                          </a:prstGeom>
                          <a:ln>
                            <a:noFill/>
                          </a:ln>
                        </wps:spPr>
                        <wps:txbx>
                          <w:txbxContent>
                            <w:p w14:paraId="18A693C1" w14:textId="77777777" w:rsidR="00DA2B11" w:rsidRDefault="004C3EA9">
                              <w:pPr>
                                <w:spacing w:after="160" w:line="259" w:lineRule="auto"/>
                                <w:ind w:left="0" w:right="0" w:firstLine="0"/>
                                <w:jc w:val="left"/>
                              </w:pPr>
                              <w:r>
                                <w:rPr>
                                  <w:rFonts w:ascii="Arial" w:eastAsia="Arial" w:hAnsi="Arial" w:cs="Arial"/>
                                  <w:color w:val="1A1A1A"/>
                                  <w:sz w:val="8"/>
                                </w:rPr>
                                <w:t>Rapid−CNS</w:t>
                              </w:r>
                            </w:p>
                          </w:txbxContent>
                        </wps:txbx>
                        <wps:bodyPr horzOverflow="overflow" vert="horz" lIns="0" tIns="0" rIns="0" bIns="0" rtlCol="0">
                          <a:noAutofit/>
                        </wps:bodyPr>
                      </wps:wsp>
                      <wps:wsp>
                        <wps:cNvPr id="2002" name="Shape 2002"/>
                        <wps:cNvSpPr/>
                        <wps:spPr>
                          <a:xfrm>
                            <a:off x="4551763" y="1330839"/>
                            <a:ext cx="0" cy="16745"/>
                          </a:xfrm>
                          <a:custGeom>
                            <a:avLst/>
                            <a:gdLst/>
                            <a:ahLst/>
                            <a:cxnLst/>
                            <a:rect l="0" t="0" r="0" b="0"/>
                            <a:pathLst>
                              <a:path h="16745">
                                <a:moveTo>
                                  <a:pt x="0" y="16745"/>
                                </a:moveTo>
                                <a:lnTo>
                                  <a:pt x="0" y="0"/>
                                </a:lnTo>
                              </a:path>
                            </a:pathLst>
                          </a:custGeom>
                          <a:ln w="6541" cap="flat">
                            <a:round/>
                          </a:ln>
                        </wps:spPr>
                        <wps:style>
                          <a:lnRef idx="1">
                            <a:srgbClr val="333333"/>
                          </a:lnRef>
                          <a:fillRef idx="0">
                            <a:srgbClr val="000000">
                              <a:alpha val="0"/>
                            </a:srgbClr>
                          </a:fillRef>
                          <a:effectRef idx="0">
                            <a:scrgbClr r="0" g="0" b="0"/>
                          </a:effectRef>
                          <a:fontRef idx="none"/>
                        </wps:style>
                        <wps:bodyPr/>
                      </wps:wsp>
                      <wps:wsp>
                        <wps:cNvPr id="2003" name="Shape 2003"/>
                        <wps:cNvSpPr/>
                        <wps:spPr>
                          <a:xfrm>
                            <a:off x="5108761" y="1330839"/>
                            <a:ext cx="0" cy="16745"/>
                          </a:xfrm>
                          <a:custGeom>
                            <a:avLst/>
                            <a:gdLst/>
                            <a:ahLst/>
                            <a:cxnLst/>
                            <a:rect l="0" t="0" r="0" b="0"/>
                            <a:pathLst>
                              <a:path h="16745">
                                <a:moveTo>
                                  <a:pt x="0" y="16745"/>
                                </a:moveTo>
                                <a:lnTo>
                                  <a:pt x="0" y="0"/>
                                </a:lnTo>
                              </a:path>
                            </a:pathLst>
                          </a:custGeom>
                          <a:ln w="6541" cap="flat">
                            <a:round/>
                          </a:ln>
                        </wps:spPr>
                        <wps:style>
                          <a:lnRef idx="1">
                            <a:srgbClr val="333333"/>
                          </a:lnRef>
                          <a:fillRef idx="0">
                            <a:srgbClr val="000000">
                              <a:alpha val="0"/>
                            </a:srgbClr>
                          </a:fillRef>
                          <a:effectRef idx="0">
                            <a:scrgbClr r="0" g="0" b="0"/>
                          </a:effectRef>
                          <a:fontRef idx="none"/>
                        </wps:style>
                        <wps:bodyPr/>
                      </wps:wsp>
                      <wps:wsp>
                        <wps:cNvPr id="2006" name="Rectangle 2006"/>
                        <wps:cNvSpPr/>
                        <wps:spPr>
                          <a:xfrm>
                            <a:off x="3866187" y="990175"/>
                            <a:ext cx="427254" cy="64377"/>
                          </a:xfrm>
                          <a:prstGeom prst="rect">
                            <a:avLst/>
                          </a:prstGeom>
                          <a:ln>
                            <a:noFill/>
                          </a:ln>
                        </wps:spPr>
                        <wps:txbx>
                          <w:txbxContent>
                            <w:p w14:paraId="282FABE9" w14:textId="77777777" w:rsidR="00DA2B11" w:rsidRDefault="004C3EA9">
                              <w:pPr>
                                <w:spacing w:after="160" w:line="259" w:lineRule="auto"/>
                                <w:ind w:left="0" w:right="0" w:firstLine="0"/>
                                <w:jc w:val="left"/>
                              </w:pPr>
                              <w:proofErr w:type="spellStart"/>
                              <w:r>
                                <w:rPr>
                                  <w:rFonts w:ascii="Arial" w:eastAsia="Arial" w:hAnsi="Arial" w:cs="Arial"/>
                                  <w:color w:val="4D4D4D"/>
                                  <w:sz w:val="8"/>
                                </w:rPr>
                                <w:t>UnMethylated</w:t>
                              </w:r>
                              <w:proofErr w:type="spellEnd"/>
                            </w:p>
                          </w:txbxContent>
                        </wps:txbx>
                        <wps:bodyPr horzOverflow="overflow" vert="horz" lIns="0" tIns="0" rIns="0" bIns="0" rtlCol="0">
                          <a:noAutofit/>
                        </wps:bodyPr>
                      </wps:wsp>
                      <wps:wsp>
                        <wps:cNvPr id="2007" name="Rectangle 2007"/>
                        <wps:cNvSpPr/>
                        <wps:spPr>
                          <a:xfrm>
                            <a:off x="3933055" y="453735"/>
                            <a:ext cx="338309" cy="64377"/>
                          </a:xfrm>
                          <a:prstGeom prst="rect">
                            <a:avLst/>
                          </a:prstGeom>
                          <a:ln>
                            <a:noFill/>
                          </a:ln>
                        </wps:spPr>
                        <wps:txbx>
                          <w:txbxContent>
                            <w:p w14:paraId="6307C2B4" w14:textId="77777777" w:rsidR="00DA2B11" w:rsidRDefault="004C3EA9">
                              <w:pPr>
                                <w:spacing w:after="160" w:line="259" w:lineRule="auto"/>
                                <w:ind w:left="0" w:right="0" w:firstLine="0"/>
                                <w:jc w:val="left"/>
                              </w:pPr>
                              <w:r>
                                <w:rPr>
                                  <w:rFonts w:ascii="Arial" w:eastAsia="Arial" w:hAnsi="Arial" w:cs="Arial"/>
                                  <w:color w:val="4D4D4D"/>
                                  <w:sz w:val="8"/>
                                </w:rPr>
                                <w:t>Methylated</w:t>
                              </w:r>
                            </w:p>
                          </w:txbxContent>
                        </wps:txbx>
                        <wps:bodyPr horzOverflow="overflow" vert="horz" lIns="0" tIns="0" rIns="0" bIns="0" rtlCol="0">
                          <a:noAutofit/>
                        </wps:bodyPr>
                      </wps:wsp>
                      <wps:wsp>
                        <wps:cNvPr id="2008" name="Shape 2008"/>
                        <wps:cNvSpPr/>
                        <wps:spPr>
                          <a:xfrm>
                            <a:off x="4200827" y="1008945"/>
                            <a:ext cx="16745" cy="0"/>
                          </a:xfrm>
                          <a:custGeom>
                            <a:avLst/>
                            <a:gdLst/>
                            <a:ahLst/>
                            <a:cxnLst/>
                            <a:rect l="0" t="0" r="0" b="0"/>
                            <a:pathLst>
                              <a:path w="16745">
                                <a:moveTo>
                                  <a:pt x="0" y="0"/>
                                </a:moveTo>
                                <a:lnTo>
                                  <a:pt x="16745" y="0"/>
                                </a:lnTo>
                              </a:path>
                            </a:pathLst>
                          </a:custGeom>
                          <a:ln w="6541" cap="flat">
                            <a:round/>
                          </a:ln>
                        </wps:spPr>
                        <wps:style>
                          <a:lnRef idx="1">
                            <a:srgbClr val="333333"/>
                          </a:lnRef>
                          <a:fillRef idx="0">
                            <a:srgbClr val="000000">
                              <a:alpha val="0"/>
                            </a:srgbClr>
                          </a:fillRef>
                          <a:effectRef idx="0">
                            <a:scrgbClr r="0" g="0" b="0"/>
                          </a:effectRef>
                          <a:fontRef idx="none"/>
                        </wps:style>
                        <wps:bodyPr/>
                      </wps:wsp>
                      <wps:wsp>
                        <wps:cNvPr id="2009" name="Shape 2009"/>
                        <wps:cNvSpPr/>
                        <wps:spPr>
                          <a:xfrm>
                            <a:off x="4200827" y="472505"/>
                            <a:ext cx="16745" cy="0"/>
                          </a:xfrm>
                          <a:custGeom>
                            <a:avLst/>
                            <a:gdLst/>
                            <a:ahLst/>
                            <a:cxnLst/>
                            <a:rect l="0" t="0" r="0" b="0"/>
                            <a:pathLst>
                              <a:path w="16745">
                                <a:moveTo>
                                  <a:pt x="0" y="0"/>
                                </a:moveTo>
                                <a:lnTo>
                                  <a:pt x="16745" y="0"/>
                                </a:lnTo>
                              </a:path>
                            </a:pathLst>
                          </a:custGeom>
                          <a:ln w="6541" cap="flat">
                            <a:round/>
                          </a:ln>
                        </wps:spPr>
                        <wps:style>
                          <a:lnRef idx="1">
                            <a:srgbClr val="333333"/>
                          </a:lnRef>
                          <a:fillRef idx="0">
                            <a:srgbClr val="000000">
                              <a:alpha val="0"/>
                            </a:srgbClr>
                          </a:fillRef>
                          <a:effectRef idx="0">
                            <a:scrgbClr r="0" g="0" b="0"/>
                          </a:effectRef>
                          <a:fontRef idx="none"/>
                        </wps:style>
                        <wps:bodyPr/>
                      </wps:wsp>
                      <wps:wsp>
                        <wps:cNvPr id="2011" name="Rectangle 2011"/>
                        <wps:cNvSpPr/>
                        <wps:spPr>
                          <a:xfrm rot="-5399999">
                            <a:off x="3484483" y="613596"/>
                            <a:ext cx="691333" cy="82770"/>
                          </a:xfrm>
                          <a:prstGeom prst="rect">
                            <a:avLst/>
                          </a:prstGeom>
                          <a:ln>
                            <a:noFill/>
                          </a:ln>
                        </wps:spPr>
                        <wps:txbx>
                          <w:txbxContent>
                            <w:p w14:paraId="1F46F308" w14:textId="77777777" w:rsidR="00DA2B11" w:rsidRDefault="004C3EA9">
                              <w:pPr>
                                <w:spacing w:after="160" w:line="259" w:lineRule="auto"/>
                                <w:ind w:left="0" w:right="0" w:firstLine="0"/>
                                <w:jc w:val="left"/>
                              </w:pPr>
                              <w:r>
                                <w:rPr>
                                  <w:rFonts w:ascii="Arial" w:eastAsia="Arial" w:hAnsi="Arial" w:cs="Arial"/>
                                  <w:sz w:val="11"/>
                                </w:rPr>
                                <w:t>STP27 Nanopore</w:t>
                              </w:r>
                            </w:p>
                          </w:txbxContent>
                        </wps:txbx>
                        <wps:bodyPr horzOverflow="overflow" vert="horz" lIns="0" tIns="0" rIns="0" bIns="0" rtlCol="0">
                          <a:noAutofit/>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3554" style="width:428.579pt;height:106.109pt;mso-position-horizontal-relative:char;mso-position-vertical-relative:line" coordsize="54429,13475">
                <v:shape id="Shape 1764" style="position:absolute;width:11648;height:0;left:2407;top:11118;" coordsize="1164872,0" path="m0,0l1164872,0">
                  <v:stroke weight="0.363529pt" endcap="flat" joinstyle="round" on="true" color="#ebebeb"/>
                  <v:fill on="false" color="#000000" opacity="0"/>
                </v:shape>
                <v:shape id="Shape 1765" style="position:absolute;width:11648;height:0;left:2407;top:8140;" coordsize="1164872,0" path="m0,0l1164872,0">
                  <v:stroke weight="0.363529pt" endcap="flat" joinstyle="round" on="true" color="#ebebeb"/>
                  <v:fill on="false" color="#000000" opacity="0"/>
                </v:shape>
                <v:shape id="Shape 1766" style="position:absolute;width:11648;height:0;left:2407;top:5162;" coordsize="1164872,0" path="m0,0l1164872,0">
                  <v:stroke weight="0.363529pt" endcap="flat" joinstyle="round" on="true" color="#ebebeb"/>
                  <v:fill on="false" color="#000000" opacity="0"/>
                </v:shape>
                <v:shape id="Shape 1767" style="position:absolute;width:11648;height:0;left:2407;top:2183;" coordsize="1164872,0" path="m0,0l1164872,0">
                  <v:stroke weight="0.363529pt" endcap="flat" joinstyle="round" on="true" color="#ebebeb"/>
                  <v:fill on="false" color="#000000" opacity="0"/>
                </v:shape>
                <v:shape id="Shape 1768" style="position:absolute;width:0;height:11648;left:4354;top:1489;" coordsize="0,1164819" path="m0,1164819l0,0">
                  <v:stroke weight="0.363529pt" endcap="flat" joinstyle="round" on="true" color="#ebebeb"/>
                  <v:fill on="false" color="#000000" opacity="0"/>
                </v:shape>
                <v:shape id="Shape 1769" style="position:absolute;width:0;height:11648;left:7191;top:1489;" coordsize="0,1164819" path="m0,1164819l0,0">
                  <v:stroke weight="0.363529pt" endcap="flat" joinstyle="round" on="true" color="#ebebeb"/>
                  <v:fill on="false" color="#000000" opacity="0"/>
                </v:shape>
                <v:shape id="Shape 1770" style="position:absolute;width:0;height:11648;left:10028;top:1489;" coordsize="0,1164819" path="m0,1164819l0,0">
                  <v:stroke weight="0.363529pt" endcap="flat" joinstyle="round" on="true" color="#ebebeb"/>
                  <v:fill on="false" color="#000000" opacity="0"/>
                </v:shape>
                <v:shape id="Shape 1771" style="position:absolute;width:0;height:11648;left:12864;top:1489;" coordsize="0,1164819" path="m0,1164819l0,0">
                  <v:stroke weight="0.363529pt" endcap="flat" joinstyle="round" on="true" color="#ebebeb"/>
                  <v:fill on="false" color="#000000" opacity="0"/>
                </v:shape>
                <v:shape id="Shape 1772" style="position:absolute;width:11648;height:0;left:2407;top:12608;" coordsize="1164872,0" path="m0,0l1164872,0">
                  <v:stroke weight="0.731237pt" endcap="flat" joinstyle="round" on="true" color="#ebebeb"/>
                  <v:fill on="false" color="#000000" opacity="0"/>
                </v:shape>
                <v:shape id="Shape 1773" style="position:absolute;width:11648;height:0;left:2407;top:9629;" coordsize="1164872,0" path="m0,0l1164872,0">
                  <v:stroke weight="0.731237pt" endcap="flat" joinstyle="round" on="true" color="#ebebeb"/>
                  <v:fill on="false" color="#000000" opacity="0"/>
                </v:shape>
                <v:shape id="Shape 1774" style="position:absolute;width:11648;height:0;left:2407;top:6651;" coordsize="1164872,0" path="m0,0l1164872,0">
                  <v:stroke weight="0.731237pt" endcap="flat" joinstyle="round" on="true" color="#ebebeb"/>
                  <v:fill on="false" color="#000000" opacity="0"/>
                </v:shape>
                <v:shape id="Shape 1775" style="position:absolute;width:11648;height:0;left:2407;top:3672;" coordsize="1164872,0" path="m0,0l1164872,0">
                  <v:stroke weight="0.731237pt" endcap="flat" joinstyle="round" on="true" color="#ebebeb"/>
                  <v:fill on="false" color="#000000" opacity="0"/>
                </v:shape>
                <v:shape id="Shape 1776" style="position:absolute;width:0;height:11648;left:2936;top:1489;" coordsize="0,1164819" path="m0,1164819l0,0">
                  <v:stroke weight="0.731237pt" endcap="flat" joinstyle="round" on="true" color="#ebebeb"/>
                  <v:fill on="false" color="#000000" opacity="0"/>
                </v:shape>
                <v:shape id="Shape 1777" style="position:absolute;width:0;height:11648;left:5773;top:1489;" coordsize="0,1164819" path="m0,1164819l0,0">
                  <v:stroke weight="0.731237pt" endcap="flat" joinstyle="round" on="true" color="#ebebeb"/>
                  <v:fill on="false" color="#000000" opacity="0"/>
                </v:shape>
                <v:shape id="Shape 1778" style="position:absolute;width:0;height:11648;left:8609;top:1489;" coordsize="0,1164819" path="m0,1164819l0,0">
                  <v:stroke weight="0.731237pt" endcap="flat" joinstyle="round" on="true" color="#ebebeb"/>
                  <v:fill on="false" color="#000000" opacity="0"/>
                </v:shape>
                <v:shape id="Shape 1779" style="position:absolute;width:0;height:11648;left:11446;top:1489;" coordsize="0,1164819" path="m0,1164819l0,0">
                  <v:stroke weight="0.731237pt" endcap="flat" joinstyle="round" on="true" color="#ebebeb"/>
                  <v:fill on="false" color="#000000" opacity="0"/>
                </v:shape>
                <v:shape id="Shape 1780" style="position:absolute;width:150;height:151;left:2861;top:12532;" coordsize="15071,15124" path="m7535,0c11675,0,15071,3396,15071,7589c15071,11728,11675,15124,7535,15124c3343,15124,0,11728,0,7589c0,3396,3343,0,7535,0x">
                  <v:stroke weight="0.296673pt" endcap="round" joinstyle="round" on="true" color="#e31a1c" opacity="0.6"/>
                  <v:fill on="true" color="#e31a1c" opacity="0.6"/>
                </v:shape>
                <v:shape id="Shape 1781" style="position:absolute;width:741;height:741;left:2566;top:11695;" coordsize="74135,74188" path="m37094,0c57471,0,74135,16716,74135,37094c74135,57525,57471,74188,37094,74188c16663,74188,0,57525,0,37094c0,16716,16663,0,37094,0x">
                  <v:stroke weight="0.296673pt" endcap="round" joinstyle="round" on="true" color="#377db8" opacity="0.6"/>
                  <v:fill on="true" color="#377db8" opacity="0.6"/>
                </v:shape>
                <v:shape id="Shape 1782" style="position:absolute;width:717;height:717;left:3287;top:11548;" coordsize="71746,71747" path="m35873,0c55614,0,71746,16132,71746,35873c71746,55614,55614,71747,35873,71747c16132,71747,0,55614,0,35873c0,16132,16132,0,35873,0x">
                  <v:stroke weight="0.296673pt" endcap="round" joinstyle="round" on="true" color="#377db8" opacity="0.6"/>
                  <v:fill on="true" color="#377db8" opacity="0.6"/>
                </v:shape>
                <v:shape id="Shape 1783" style="position:absolute;width:916;height:916;left:3091;top:11752;" coordsize="91647,91647" path="m45797,0c71004,0,91647,20590,91647,45797c91647,71004,71004,91647,45797,91647c20590,91647,0,71004,0,45797c0,20590,20590,0,45797,0x">
                  <v:stroke weight="0.296673pt" endcap="round" joinstyle="round" on="true" color="#377db8" opacity="0.6"/>
                  <v:fill on="true" color="#377db8" opacity="0.6"/>
                </v:shape>
                <v:shape id="Shape 1784" style="position:absolute;width:485;height:485;left:2694;top:12365;" coordsize="48503,48503" path="m24252,0c37571,0,48503,10879,48503,24252c48503,37571,37571,48503,24252,48503c10879,48503,0,37571,0,24252c0,10879,10879,0,24252,0x">
                  <v:stroke weight="0.296673pt" endcap="round" joinstyle="round" on="true" color="#377db8" opacity="0.6"/>
                  <v:fill on="true" color="#377db8" opacity="0.6"/>
                </v:shape>
                <v:shape id="Shape 1785" style="position:absolute;width:576;height:576;left:5484;top:12319;" coordsize="57684,57684" path="m28868,0c44735,0,57684,13001,57684,28868c57684,44735,44735,57684,28868,57684c13001,57684,0,44735,0,28868c0,13001,13001,0,28868,0x">
                  <v:stroke weight="0.296673pt" endcap="round" joinstyle="round" on="true" color="#377db8" opacity="0.6"/>
                  <v:fill on="true" color="#377db8" opacity="0.6"/>
                </v:shape>
                <v:shape id="Shape 1786" style="position:absolute;width:485;height:485;left:2694;top:12365;" coordsize="48503,48503" path="m24252,0c37571,0,48503,10879,48503,24252c48503,37571,37571,48503,24252,48503c10879,48503,0,37571,0,24252c0,10879,10879,0,24252,0x">
                  <v:stroke weight="0.296673pt" endcap="round" joinstyle="round" on="true" color="#377db8" opacity="0.6"/>
                  <v:fill on="true" color="#377db8" opacity="0.6"/>
                </v:shape>
                <v:shape id="Shape 1787" style="position:absolute;width:638;height:637;left:6399;top:11206;" coordsize="63840,63786" path="m31946,0c49458,0,63840,14328,63840,31893c63840,49405,49458,63786,31946,63786c14381,63786,0,49405,0,31893c0,14328,14381,0,31946,0x">
                  <v:stroke weight="0.296673pt" endcap="round" joinstyle="round" on="true" color="#e31a1c" opacity="0.6"/>
                  <v:fill on="true" color="#e31a1c" opacity="0.6"/>
                </v:shape>
                <v:shape id="Shape 1788" style="position:absolute;width:753;height:753;left:4622;top:11096;" coordsize="75355,75302" path="m37678,0c58374,0,75355,16928,75355,37677c75355,58374,58374,75302,37678,75302c16981,75302,0,58374,0,37677c0,16928,16981,0,37678,0x">
                  <v:stroke weight="0.296673pt" endcap="round" joinstyle="round" on="true" color="#e31a1c" opacity="0.6"/>
                  <v:fill on="true" color="#e31a1c" opacity="0.6"/>
                </v:shape>
                <v:shape id="Shape 1789" style="position:absolute;width:505;height:505;left:2684;top:12355;" coordsize="50520,50573" path="m25260,0c39163,0,50520,11409,50520,25313c50520,39216,39163,50573,25260,50573c11356,50573,0,39216,0,25313c0,11409,11356,0,25260,0x">
                  <v:stroke weight="0.296673pt" endcap="round" joinstyle="round" on="true" color="#377db8" opacity="0.6"/>
                  <v:fill on="true" color="#377db8" opacity="0.6"/>
                </v:shape>
                <v:shape id="Shape 1790" style="position:absolute;width:692;height:691;left:2590;top:11634;" coordsize="69252,69199" path="m34653,0c53651,0,69252,15549,69252,34600c69252,53651,53651,69199,34653,69199c15602,69199,0,53651,0,34600c0,15549,15602,0,34653,0x">
                  <v:stroke weight="0.296673pt" endcap="round" joinstyle="round" on="true" color="#377db8" opacity="0.6"/>
                  <v:fill on="true" color="#377db8" opacity="0.6"/>
                </v:shape>
                <v:shape id="Shape 1791" style="position:absolute;width:898;height:897;left:4940;top:10549;" coordsize="89842,89789" path="m44895,0c69624,0,89842,20165,89842,44895c89842,69571,69624,89789,44895,89789c20219,89789,0,69571,0,44895c0,20165,20219,0,44895,0x">
                  <v:stroke weight="0.296673pt" endcap="round" joinstyle="round" on="true" color="#e31a1c" opacity="0.6"/>
                  <v:fill on="true" color="#e31a1c" opacity="0.6"/>
                </v:shape>
                <v:shape id="Shape 1792" style="position:absolute;width:753;height:753;left:6191;top:12231;" coordsize="75302,75302" path="m37624,0c58374,0,75302,16928,75302,37678c75302,58374,58374,75302,37624,75302c16928,75302,0,58374,0,37678c0,16928,16928,0,37624,0x">
                  <v:stroke weight="0.296673pt" endcap="round" joinstyle="round" on="true" color="#377db8" opacity="0.6"/>
                  <v:fill on="true" color="#377db8" opacity="0.6"/>
                </v:shape>
                <v:shape id="Shape 1793" style="position:absolute;width:387;height:386;left:5012;top:12414;" coordsize="38739,38686" path="m19370,0c29983,0,38739,8703,38739,19370c38739,29983,29983,38686,19370,38686c8703,38686,0,29983,0,19370c0,8703,8703,0,19370,0x">
                  <v:stroke weight="0.296673pt" endcap="round" joinstyle="round" on="true" color="#377db8" opacity="0.6"/>
                  <v:fill on="true" color="#377db8" opacity="0.6"/>
                </v:shape>
                <v:shape id="Shape 1794" style="position:absolute;width:559;height:559;left:2656;top:12327;" coordsize="55986,55986" path="m28019,0c43409,0,55986,12577,55986,28019c55986,43409,43409,55986,28019,55986c12577,55986,0,43409,0,28019c0,12577,12577,0,28019,0x">
                  <v:stroke weight="0.296673pt" endcap="round" joinstyle="round" on="true" color="#377db8" opacity="0.6"/>
                  <v:fill on="true" color="#377db8" opacity="0.6"/>
                </v:shape>
                <v:shape id="Shape 1795" style="position:absolute;width:576;height:576;left:2648;top:12319;" coordsize="57684,57684" path="m28868,0c44735,0,57684,13001,57684,28868c57684,44735,44735,57684,28868,57684c13001,57684,0,44735,0,28868c0,13001,13001,0,28868,0x">
                  <v:stroke weight="0.296673pt" endcap="round" joinstyle="round" on="true" color="#377db8" opacity="0.6"/>
                  <v:fill on="true" color="#377db8" opacity="0.6"/>
                </v:shape>
                <v:shape id="Shape 1796" style="position:absolute;width:576;height:576;left:2648;top:12319;" coordsize="57684,57684" path="m28868,0c44735,0,57684,13001,57684,28868c57684,44735,44735,57684,28868,57684c13001,57684,0,44735,0,28868c0,13001,13001,0,28868,0x">
                  <v:stroke weight="0.296673pt" endcap="round" joinstyle="round" on="true" color="#377db8" opacity="0.6"/>
                  <v:fill on="true" color="#377db8" opacity="0.6"/>
                </v:shape>
                <v:shape id="Shape 1797" style="position:absolute;width:576;height:576;left:2648;top:12319;" coordsize="57684,57684" path="m28868,0c44735,0,57684,13001,57684,28868c57684,44735,44735,57684,28868,57684c13001,57684,0,44735,0,28868c0,13001,13001,0,28868,0x">
                  <v:stroke weight="0.296673pt" endcap="round" joinstyle="round" on="true" color="#377db8" opacity="0.6"/>
                  <v:fill on="true" color="#377db8" opacity="0.6"/>
                </v:shape>
                <v:shape id="Shape 1798" style="position:absolute;width:524;height:524;left:2674;top:12345;" coordsize="52483,52483" path="m26268,0c40649,0,52483,11834,52483,26268c52483,40649,40649,52483,26268,52483c11834,52483,0,40649,0,26268c0,11834,11834,0,26268,0x">
                  <v:stroke weight="0.296673pt" endcap="round" joinstyle="round" on="true" color="#377db8" opacity="0.6"/>
                  <v:fill on="true" color="#377db8" opacity="0.6"/>
                </v:shape>
                <v:shape id="Shape 1799" style="position:absolute;width:652;height:652;left:2610;top:12281;" coordsize="65219,65219" path="m32636,0c50573,0,65219,14699,65219,32636c65219,50573,50573,65219,32636,65219c14699,65219,0,50573,0,32636c0,14699,14699,0,32636,0x">
                  <v:stroke weight="0.296673pt" endcap="round" joinstyle="round" on="true" color="#377db8" opacity="0.6"/>
                  <v:fill on="true" color="#377db8" opacity="0.6"/>
                </v:shape>
                <v:shape id="Shape 1800" style="position:absolute;width:440;height:439;left:2716;top:12387;" coordsize="44046,43992" path="m22023,0c34122,0,44046,9871,44046,22023c44046,34122,34122,43992,22023,43992c9871,43992,0,34122,0,22023c0,9871,9871,0,22023,0x">
                  <v:stroke weight="0.296673pt" endcap="round" joinstyle="round" on="true" color="#377db8" opacity="0.6"/>
                  <v:fill on="true" color="#377db8" opacity="0.6"/>
                </v:shape>
                <v:shape id="Shape 1801" style="position:absolute;width:440;height:439;left:2716;top:12387;" coordsize="44046,43992" path="m22023,0c34122,0,44046,9871,44046,22023c44046,34122,34122,43992,22023,43992c9871,43992,0,34122,0,22023c0,9871,9871,0,22023,0x">
                  <v:stroke weight="0.296673pt" endcap="round" joinstyle="round" on="true" color="#377db8" opacity="0.6"/>
                  <v:fill on="true" color="#377db8" opacity="0.6"/>
                </v:shape>
                <v:shape id="Shape 1802" style="position:absolute;width:440;height:439;left:2716;top:12387;" coordsize="44046,43992" path="m22023,0c34122,0,44046,9871,44046,22023c44046,34122,34122,43992,22023,43992c9871,43992,0,34122,0,22023c0,9871,9871,0,22023,0x">
                  <v:stroke weight="0.296673pt" endcap="round" joinstyle="round" on="true" color="#377db8" opacity="0.6"/>
                  <v:fill on="true" color="#377db8" opacity="0.6"/>
                </v:shape>
                <v:shape id="Shape 1803" style="position:absolute;width:463;height:463;left:2705;top:12376;" coordsize="46328,46328" path="m23190,0c35926,0,46328,10401,46328,23190c46328,35926,35926,46328,23190,46328c10401,46328,0,35926,0,23190c0,10401,10401,0,23190,0x">
                  <v:stroke weight="0.296673pt" endcap="round" joinstyle="round" on="true" color="#377db8" opacity="0.6"/>
                  <v:fill on="true" color="#377db8" opacity="0.6"/>
                </v:shape>
                <v:shape id="Shape 1804" style="position:absolute;width:592;height:593;left:6422;top:10325;" coordsize="59276,59329" path="m29664,0c45956,0,59276,13373,59276,29664c59276,45956,45956,59329,29664,59329c13320,59329,0,45956,0,29664c0,13373,13320,0,29664,0x">
                  <v:stroke weight="0.296673pt" endcap="round" joinstyle="round" on="true" color="#e31a1c" opacity="0.6"/>
                  <v:fill on="true" color="#e31a1c" opacity="0.6"/>
                </v:shape>
                <v:shape id="Shape 1805" style="position:absolute;width:463;height:463;left:8377;top:9398;" coordsize="46381,46328" path="m23190,0c35926,0,46381,10401,46381,23137c46381,35873,35926,46328,23190,46328c10454,46328,0,35873,0,23137c0,10401,10454,0,23190,0x">
                  <v:stroke weight="0.296673pt" endcap="round" joinstyle="round" on="true" color="#e31a1c" opacity="0.6"/>
                  <v:fill on="true" color="#e31a1c" opacity="0.6"/>
                </v:shape>
                <v:shape id="Shape 1806" style="position:absolute;width:269;height:269;left:2802;top:12473;" coordsize="26905,26905" path="m13479,0c20855,0,26905,6050,26905,13479c26905,20855,20855,26905,13479,26905c6050,26905,0,20855,0,13479c0,6050,6050,0,13479,0x">
                  <v:stroke weight="0.296673pt" endcap="round" joinstyle="round" on="true" color="#377db8" opacity="0.6"/>
                  <v:fill on="true" color="#377db8" opacity="0.6"/>
                </v:shape>
                <v:shape id="Shape 1807" style="position:absolute;width:524;height:524;left:3705;top:11022;" coordsize="52483,52430" path="m26215,0c40649,0,52483,11781,52483,26215c52483,40649,40649,52430,26215,52430c11834,52430,0,40649,0,26215c0,11781,11834,0,26215,0x">
                  <v:stroke weight="0.296673pt" endcap="round" joinstyle="round" on="true" color="#377db8" opacity="0.6"/>
                  <v:fill on="true" color="#377db8" opacity="0.6"/>
                </v:shape>
                <v:shape id="Shape 1808" style="position:absolute;width:652;height:652;left:13200;top:8026;" coordsize="65219,65219" path="m32636,0c50573,0,65219,14700,65219,32636c65219,50573,50573,65219,32636,65219c14700,65219,0,50573,0,32636c0,14700,14700,0,32636,0x">
                  <v:stroke weight="0.296673pt" endcap="round" joinstyle="round" on="true" color="#e31a1c" opacity="0.6"/>
                  <v:fill on="true" color="#e31a1c" opacity="0.6"/>
                </v:shape>
                <v:shape id="Shape 1809" style="position:absolute;width:440;height:439;left:2716;top:12387;" coordsize="44046,43992" path="m22023,0c34122,0,44046,9871,44046,22023c44046,34122,34122,43992,22023,43992c9871,43992,0,34122,0,22023c0,9871,9871,0,22023,0x">
                  <v:stroke weight="0.296673pt" endcap="round" joinstyle="round" on="true" color="#377db8" opacity="0.6"/>
                  <v:fill on="true" color="#377db8" opacity="0.6"/>
                </v:shape>
                <v:shape id="Shape 1810" style="position:absolute;width:879;height:879;left:2497;top:12168;" coordsize="87932,87932" path="m43992,0c68138,0,87932,19794,87932,43992c87932,68138,68138,87932,43992,87932c19794,87932,0,68138,0,43992c0,19794,19794,0,43992,0x">
                  <v:stroke weight="0.296673pt" endcap="round" joinstyle="round" on="true" color="#377db8" opacity="0.6"/>
                  <v:fill on="true" color="#377db8" opacity="0.6"/>
                </v:shape>
                <v:shape id="Shape 1811" style="position:absolute;width:623;height:623;left:2624;top:10707;" coordsize="62354,62354" path="m31203,0c48344,0,62354,14010,62354,31150c62354,48291,48344,62354,31203,62354c14063,62354,0,48291,0,31150c0,14010,14063,0,31203,0x">
                  <v:stroke weight="0.296673pt" endcap="round" joinstyle="round" on="true" color="#377db8" opacity="0.6"/>
                  <v:fill on="true" color="#377db8" opacity="0.6"/>
                </v:shape>
                <v:shape id="Shape 1812" style="position:absolute;width:787;height:786;left:2979;top:11803;" coordsize="78751,78698" path="m39376,0c61027,0,78751,17724,78751,39376c78751,60974,61027,78698,39376,78698c17724,78698,0,60974,0,39376c0,17724,17724,0,39376,0x">
                  <v:stroke weight="0.296673pt" endcap="round" joinstyle="round" on="true" color="#377db8" opacity="0.6"/>
                  <v:fill on="true" color="#377db8" opacity="0.6"/>
                </v:shape>
                <v:shape id="Shape 1813" style="position:absolute;width:559;height:559;left:3602;top:12327;" coordsize="55986,55986" path="m27966,0c43409,0,55986,12577,55986,28019c55986,43409,43409,55986,27966,55986c12577,55986,0,43409,0,28019c0,12577,12577,0,27966,0x">
                  <v:stroke weight="0.296673pt" endcap="round" joinstyle="round" on="true" color="#377db8" opacity="0.6"/>
                  <v:fill on="true" color="#377db8" opacity="0.6"/>
                </v:shape>
                <v:shape id="Shape 1814" style="position:absolute;width:485;height:485;left:2694;top:10876;" coordsize="48503,48503" path="m24252,0c37571,0,48503,10932,48503,24252c48503,37624,37571,48503,24252,48503c10879,48503,0,37624,0,24252c0,10932,10879,0,24252,0x">
                  <v:stroke weight="0.296673pt" endcap="round" joinstyle="round" on="true" color="#377db8" opacity="0.6"/>
                  <v:fill on="true" color="#377db8" opacity="0.6"/>
                </v:shape>
                <v:shape id="Shape 1815" style="position:absolute;width:592;height:592;left:3774;top:12311;" coordsize="59276,59276" path="m29664,0c45956,0,59276,13320,59276,29664c59276,45956,45956,59276,29664,59276c13320,59276,0,45956,0,29664c0,13320,13320,0,29664,0x">
                  <v:stroke weight="0.296673pt" endcap="round" joinstyle="round" on="true" color="#377db8" opacity="0.6"/>
                  <v:fill on="true" color="#377db8" opacity="0.6"/>
                </v:shape>
                <v:shape id="Shape 1816" style="position:absolute;width:592;height:592;left:2640;top:12311;" coordsize="59276,59276" path="m29664,0c45956,0,59276,13320,59276,29664c59276,45956,45956,59276,29664,59276c13320,59276,0,45956,0,29664c0,13320,13320,0,29664,0x">
                  <v:stroke weight="0.296673pt" endcap="round" joinstyle="round" on="true" color="#377db8" opacity="0.6"/>
                  <v:fill on="true" color="#377db8" opacity="0.6"/>
                </v:shape>
                <v:shape id="Shape 1817" style="position:absolute;width:623;height:623;left:2624;top:12296;" coordsize="62354,62354" path="m31203,0c48344,0,62354,14063,62354,31204c62354,48344,48344,62354,31203,62354c14063,62354,0,48344,0,31204c0,14063,14063,0,31203,0x">
                  <v:stroke weight="0.296673pt" endcap="round" joinstyle="round" on="true" color="#377db8" opacity="0.6"/>
                  <v:fill on="true" color="#377db8" opacity="0.6"/>
                </v:shape>
                <v:shape id="Shape 1818" style="position:absolute;width:524;height:524;left:2674;top:12345;" coordsize="52483,52483" path="m26268,0c40649,0,52483,11834,52483,26268c52483,40649,40649,52483,26268,52483c11834,52483,0,40649,0,26268c0,11834,11834,0,26268,0x">
                  <v:stroke weight="0.296673pt" endcap="round" joinstyle="round" on="true" color="#377db8" opacity="0.6"/>
                  <v:fill on="true" color="#377db8" opacity="0.6"/>
                </v:shape>
                <v:shape id="Shape 1819" style="position:absolute;width:829;height:829;left:2888;top:12193;" coordsize="82944,82944" path="m41445,0c64264,0,82944,18680,82944,41498c82944,64317,64264,82944,41445,82944c18627,82944,0,64317,0,41498c0,18680,18627,0,41445,0x">
                  <v:stroke weight="0.296673pt" endcap="round" joinstyle="round" on="true" color="#377db8" opacity="0.6"/>
                  <v:fill on="true" color="#377db8" opacity="0.6"/>
                </v:shape>
                <v:shape id="Shape 1820" style="position:absolute;width:317;height:317;left:2777;top:12448;" coordsize="31787,31787" path="m15920,0c24623,0,31787,7164,31787,15920c31787,24623,24623,31787,15920,31787c7164,31787,0,24623,0,15920c0,7164,7164,0,15920,0x">
                  <v:stroke weight="0.296673pt" endcap="round" joinstyle="round" on="true" color="#377db8" opacity="0.6"/>
                  <v:fill on="true" color="#377db8" opacity="0.6"/>
                </v:shape>
                <v:shape id="Shape 1821" style="position:absolute;width:592;height:592;left:2640;top:12311;" coordsize="59276,59276" path="m29664,0c45956,0,59276,13320,59276,29664c59276,45956,45956,59276,29664,59276c13320,59276,0,45956,0,29664c0,13320,13320,0,29664,0x">
                  <v:stroke weight="0.296673pt" endcap="round" joinstyle="round" on="true" color="#377db8" opacity="0.6"/>
                  <v:fill on="true" color="#377db8" opacity="0.6"/>
                </v:shape>
                <v:shape id="Shape 1822" style="position:absolute;width:705;height:704;left:8503;top:9006;" coordsize="70526,70473" path="m35289,0c54659,0,70526,15867,70526,35236c70526,54606,54659,70473,35289,70473c15867,70473,0,54606,0,35236c0,15867,15867,0,35289,0x">
                  <v:stroke weight="0.296673pt" endcap="round" joinstyle="round" on="true" color="#e31a1c" opacity="0.6"/>
                  <v:fill on="true" color="#e31a1c" opacity="0.6"/>
                </v:shape>
                <v:shape id="Shape 1823" style="position:absolute;width:652;height:652;left:11568;top:4091;" coordsize="65219,65219" path="m32583,0c50520,0,65219,14699,65219,32636c65219,50573,50520,65219,32583,65219c14646,65219,0,50573,0,32636c0,14699,14646,0,32583,0x">
                  <v:stroke weight="0.296673pt" endcap="round" joinstyle="round" on="true" color="#e31a1c" opacity="0.6"/>
                  <v:fill on="true" color="#e31a1c" opacity="0.6"/>
                </v:shape>
                <v:shape id="Shape 1824" style="position:absolute;width:808;height:808;left:6924;top:11762;" coordsize="80874,80874" path="m40437,0c62672,0,80874,18202,80874,40437c80874,62672,62672,80874,40437,80874c18202,80874,0,62672,0,40437c0,18202,18202,0,40437,0x">
                  <v:stroke weight="0.296673pt" endcap="round" joinstyle="round" on="true" color="#e31a1c" opacity="0.6"/>
                  <v:fill on="true" color="#e31a1c" opacity="0.6"/>
                </v:shape>
                <v:shape id="Shape 1825" style="position:absolute;width:463;height:463;left:11214;top:6419;" coordsize="46381,46380" path="m23190,0c35926,0,46381,10454,46381,23190c46381,35926,35926,46380,23190,46380c10454,46380,0,35926,0,23190c0,10454,10454,0,23190,0x">
                  <v:stroke weight="0.296673pt" endcap="round" joinstyle="round" on="true" color="#e31a1c" opacity="0.6"/>
                  <v:fill on="true" color="#e31a1c" opacity="0.6"/>
                </v:shape>
                <v:shape id="Shape 1826" style="position:absolute;width:665;height:665;left:10167;top:3538;" coordsize="66599,66599" path="m33273,0c51581,0,66599,15018,66599,33326c66599,51634,51581,66599,33273,66599c14965,66599,0,51634,0,33326c0,15018,14965,0,33273,0x">
                  <v:stroke weight="0.296673pt" endcap="round" joinstyle="round" on="true" color="#e31a1c" opacity="0.6"/>
                  <v:fill on="true" color="#e31a1c" opacity="0.6"/>
                </v:shape>
                <v:shape id="Shape 1827" style="position:absolute;width:463;height:463;left:11214;top:7908;" coordsize="46381,46381" path="m23190,0c35926,0,46381,10454,46381,23190c46381,35926,35926,46381,23190,46381c10454,46381,0,35926,0,23190c0,10454,10454,0,23190,0x">
                  <v:stroke weight="0.296673pt" endcap="round" joinstyle="round" on="true" color="#e31a1c" opacity="0.6"/>
                  <v:fill on="true" color="#e31a1c" opacity="0.6"/>
                </v:shape>
                <v:shape id="Shape 1828" style="position:absolute;width:608;height:608;left:3577;top:12303;" coordsize="60868,60868" path="m30407,0c47177,0,60868,13691,60868,30461c60868,47177,47177,60868,30407,60868c13691,60868,0,47177,0,30461c0,13691,13691,0,30407,0x">
                  <v:stroke weight="0.296673pt" endcap="round" joinstyle="round" on="true" color="#377db8" opacity="0.6"/>
                  <v:fill on="true" color="#377db8" opacity="0.6"/>
                </v:shape>
                <v:shape id="Shape 1829" style="position:absolute;width:665;height:665;left:6783;top:10873;" coordsize="66599,66599" path="m33326,0c51634,0,66599,14965,66599,33273c66599,51634,51634,66599,33326,66599c15018,66599,0,51634,0,33273c0,14965,15018,0,33326,0x">
                  <v:stroke weight="0.296673pt" endcap="round" joinstyle="round" on="true" color="#e31a1c" opacity="0.6"/>
                  <v:fill on="true" color="#e31a1c" opacity="0.6"/>
                </v:shape>
                <v:shape id="Shape 1830" style="position:absolute;width:797;height:798;left:3010;top:12209;" coordsize="79760,79813" path="m39906,0c61823,0,79760,17937,79760,39906c79760,61823,61823,79813,39906,79813c17937,79813,0,61823,0,39906c0,17937,17937,0,39906,0x">
                  <v:stroke weight="0.296673pt" endcap="round" joinstyle="round" on="true" color="#377db8" opacity="0.6"/>
                  <v:fill on="true" color="#377db8" opacity="0.6"/>
                </v:shape>
                <v:shape id="Shape 1831" style="position:absolute;width:386;height:386;left:2743;top:12414;" coordsize="38686,38686" path="m19369,0c29983,0,38686,8703,38686,19370c38686,29983,29983,38686,19369,38686c8703,38686,0,29983,0,19370c0,8703,8703,0,19369,0x">
                  <v:stroke weight="0.296673pt" endcap="round" joinstyle="round" on="true" color="#377db8" opacity="0.6"/>
                  <v:fill on="true" color="#377db8" opacity="0.6"/>
                </v:shape>
                <v:shape id="Shape 1832" style="position:absolute;width:505;height:505;left:12895;top:1765;" coordsize="50520,50573" path="m25260,0c39164,0,50520,11409,50520,25260c50520,39164,39164,50573,25260,50573c11356,50573,0,39164,0,25260c0,11409,11356,0,25260,0x">
                  <v:stroke weight="0.296673pt" endcap="round" joinstyle="round" on="true" color="#e31a1c" opacity="0.6"/>
                  <v:fill on="true" color="#e31a1c" opacity="0.6"/>
                </v:shape>
                <v:shape id="Shape 1833" style="position:absolute;width:888;height:888;left:2836;top:11823;" coordsize="88887,88887" path="m44470,0c68881,0,88887,20006,88887,44417c88887,68881,68881,88887,44470,88887c20006,88887,0,68881,0,44417c0,20006,20006,0,44470,0x">
                  <v:stroke weight="0.296673pt" endcap="round" joinstyle="round" on="true" color="#377db8" opacity="0.6"/>
                  <v:fill on="true" color="#377db8" opacity="0.6"/>
                </v:shape>
                <v:shape id="Shape 1834" style="position:absolute;width:576;height:576;left:3782;top:11403;" coordsize="57684,57684" path="m28868,0c44735,0,57684,13002,57684,28868c57684,44735,44735,57684,28868,57684c13001,57684,0,44735,0,28868c0,13002,13001,0,28868,0x">
                  <v:stroke weight="0.296673pt" endcap="round" joinstyle="round" on="true" color="#377db8" opacity="0.6"/>
                  <v:fill on="true" color="#377db8" opacity="0.6"/>
                </v:shape>
                <v:shape id="Shape 1835" style="position:absolute;width:269;height:269;left:6584;top:12473;" coordsize="26905,26905" path="m13479,0c20856,0,26905,6050,26905,13479c26905,20855,20856,26905,13479,26905c6050,26905,0,20855,0,13479c0,6050,6050,0,13479,0x">
                  <v:stroke weight="0.296673pt" endcap="round" joinstyle="round" on="true" color="#377db8" opacity="0.6"/>
                  <v:fill on="true" color="#377db8" opacity="0.6"/>
                </v:shape>
                <v:shape id="Shape 1836" style="position:absolute;width:524;height:524;left:3705;top:12345;" coordsize="52483,52483" path="m26215,0c40649,0,52483,11834,52483,26268c52483,40649,40649,52483,26215,52483c11834,52483,0,40649,0,26268c0,11834,11834,0,26215,0x">
                  <v:stroke weight="0.296673pt" endcap="round" joinstyle="round" on="true" color="#377db8" opacity="0.6"/>
                  <v:fill on="true" color="#377db8" opacity="0.6"/>
                </v:shape>
                <v:shape id="Shape 1837" style="position:absolute;width:439;height:439;left:12644;top:3453;" coordsize="43992,43992" path="m22023,0c34122,0,43992,9870,43992,21970c43992,34122,34122,43992,22023,43992c9870,43992,0,34122,0,21970c0,9870,9870,0,22023,0x">
                  <v:stroke weight="0.296673pt" endcap="round" joinstyle="round" on="true" color="#e31a1c" opacity="0.6"/>
                  <v:fill on="true" color="#e31a1c" opacity="0.6"/>
                </v:shape>
                <v:shape id="Shape 1838" style="position:absolute;width:898;height:898;left:11743;top:7318;" coordsize="89842,89842" path="m44948,0c69624,0,89842,20218,89842,44895c89842,69624,69624,89842,44948,89842c20219,89842,0,69624,0,44895c0,20218,20219,0,44948,0x">
                  <v:stroke weight="0.296673pt" endcap="round" joinstyle="round" on="true" color="#e31a1c" opacity="0.6"/>
                  <v:fill on="true" color="#e31a1c" opacity="0.6"/>
                </v:shape>
                <v:shape id="Shape 1839" style="position:absolute;width:776;height:775;left:3966;top:11369;" coordsize="77637,77584" path="m38792,0c60125,0,77637,17459,77637,38792c77637,60125,60125,77584,38792,77584c17459,77584,0,60125,0,38792c0,17459,17459,0,38792,0x">
                  <v:stroke weight="0.296673pt" endcap="round" joinstyle="round" on="true" color="#377db8" opacity="0.6"/>
                  <v:fill on="true" color="#377db8" opacity="0.6"/>
                </v:shape>
                <v:shape id="Shape 1840" style="position:absolute;width:829;height:829;left:8194;top:9413;" coordsize="82996,82944" path="m41498,0c64317,0,82996,18626,82996,41445c82996,64264,64317,82944,41498,82944c18679,82944,0,64264,0,41445c0,18626,18679,0,41498,0x">
                  <v:stroke weight="0.296673pt" endcap="round" joinstyle="round" on="true" color="#e31a1c" opacity="0.6"/>
                  <v:fill on="true" color="#e31a1c" opacity="0.6"/>
                </v:shape>
                <v:shape id="Shape 1841" style="position:absolute;width:386;height:386;left:2743;top:12414;" coordsize="38686,38686" path="m19369,0c29983,0,38686,8703,38686,19370c38686,29983,29983,38686,19369,38686c8703,38686,0,29983,0,19370c0,8703,8703,0,19369,0x">
                  <v:stroke weight="0.296673pt" endcap="round" joinstyle="round" on="true" color="#377db8" opacity="0.6"/>
                  <v:fill on="true" color="#377db8" opacity="0.6"/>
                </v:shape>
                <v:shape id="Shape 1842" style="position:absolute;width:943;height:943;left:13000;top:1966;" coordsize="94353,94353" path="m47177,0c73126,0,94353,21227,94353,47177c94353,73126,73126,94353,47177,94353c21227,94353,0,73126,0,47177c0,21227,21227,0,47177,0x">
                  <v:stroke weight="0.296673pt" endcap="round" joinstyle="round" on="true" color="#e31a1c" opacity="0.6"/>
                  <v:fill on="true" color="#e31a1c" opacity="0.6"/>
                </v:shape>
                <v:shape id="Shape 1843" style="position:absolute;width:879;height:879;left:12897;top:2902;" coordsize="87932,87932" path="m43993,0c68138,0,87932,19794,87932,43993c87932,68191,68138,87932,43993,87932c19794,87932,0,68191,0,43993c0,19794,19794,0,43993,0x">
                  <v:stroke weight="0.296673pt" endcap="round" joinstyle="round" on="true" color="#e31a1c" opacity="0.6"/>
                  <v:fill on="true" color="#e31a1c" opacity="0.6"/>
                </v:shape>
                <v:shape id="Shape 1844" style="position:absolute;width:576;height:576;left:3521;top:12319;" coordsize="57684,57684" path="m28815,0c44682,0,57684,13001,57684,28868c57684,44735,44682,57684,28815,57684c12948,57684,0,44735,0,28868c0,13001,12948,0,28815,0x">
                  <v:stroke weight="0.296673pt" endcap="round" joinstyle="round" on="true" color="#377db8" opacity="0.6"/>
                  <v:fill on="true" color="#377db8" opacity="0.6"/>
                </v:shape>
                <v:shape id="Shape 1845" style="position:absolute;width:879;height:879;left:8606;top:6031;" coordsize="87932,87932" path="m43939,0c68138,0,87932,19794,87932,43993c87932,68138,68138,87932,43939,87932c19794,87932,0,68138,0,43993c0,19794,19794,0,43939,0x">
                  <v:stroke weight="0.296673pt" endcap="round" joinstyle="round" on="true" color="#e31a1c" opacity="0.6"/>
                  <v:fill on="true" color="#e31a1c" opacity="0.6"/>
                </v:shape>
                <v:shape id="Shape 1846" style="position:absolute;width:386;height:386;left:2743;top:12414;" coordsize="38686,38686" path="m19369,0c29983,0,38686,8703,38686,19370c38686,29983,29983,38686,19369,38686c8703,38686,0,29983,0,19370c0,8703,8703,0,19369,0x">
                  <v:stroke weight="0.296673pt" endcap="round" joinstyle="round" on="true" color="#377db8" opacity="0.6"/>
                  <v:fill on="true" color="#377db8" opacity="0.6"/>
                </v:shape>
                <v:shape id="Shape 1847" style="position:absolute;width:11648;height:11648;left:2407;top:1488;" coordsize="1164872,1164872" path="m0,1164872l1164872,1164872l1164872,0l0,0x">
                  <v:stroke weight="0.731237pt" endcap="round" joinstyle="round" on="true" color="#333333"/>
                  <v:fill on="false" color="#000000" opacity="0"/>
                </v:shape>
                <v:shape id="Shape 154550" style="position:absolute;width:11648;height:1489;left:2407;top:0;" coordsize="1164872,148906" path="m0,0l1164872,0l1164872,148906l0,148906l0,0">
                  <v:stroke weight="0.731237pt" endcap="round" joinstyle="round" on="true" color="#333333"/>
                  <v:fill on="true" color="#d9d9d9"/>
                </v:shape>
                <v:rect id="Rectangle 1849" style="position:absolute;width:5243;height:914;left:6259;top:477;" filled="f" stroked="f">
                  <v:textbox inset="0,0,0,0">
                    <w:txbxContent>
                      <w:p>
                        <w:pPr>
                          <w:spacing w:before="0" w:after="160" w:line="259" w:lineRule="auto"/>
                          <w:ind w:left="0" w:right="0" w:firstLine="0"/>
                          <w:jc w:val="left"/>
                        </w:pPr>
                        <w:r>
                          <w:rPr>
                            <w:rFonts w:cs="Arial" w:hAnsi="Arial" w:eastAsia="Arial" w:ascii="Arial"/>
                            <w:color w:val="1a1a1a"/>
                            <w:sz w:val="12"/>
                          </w:rPr>
                          <w:t xml:space="preserve">Rapid−CNS</w:t>
                        </w:r>
                      </w:p>
                    </w:txbxContent>
                  </v:textbox>
                </v:rect>
                <v:shape id="Shape 1850" style="position:absolute;width:0;height:238;left:2936;top:13137;" coordsize="0,23827" path="m0,23827l0,0">
                  <v:stroke weight="0.731237pt" endcap="flat" joinstyle="round" on="true" color="#333333"/>
                  <v:fill on="false" color="#000000" opacity="0"/>
                </v:shape>
                <v:shape id="Shape 1851" style="position:absolute;width:0;height:238;left:5773;top:13137;" coordsize="0,23827" path="m0,23827l0,0">
                  <v:stroke weight="0.731237pt" endcap="flat" joinstyle="round" on="true" color="#333333"/>
                  <v:fill on="false" color="#000000" opacity="0"/>
                </v:shape>
                <v:shape id="Shape 1852" style="position:absolute;width:0;height:238;left:8609;top:13137;" coordsize="0,23827" path="m0,23827l0,0">
                  <v:stroke weight="0.731237pt" endcap="flat" joinstyle="round" on="true" color="#333333"/>
                  <v:fill on="false" color="#000000" opacity="0"/>
                </v:shape>
                <v:shape id="Shape 1853" style="position:absolute;width:0;height:238;left:11446;top:13137;" coordsize="0,23827" path="m0,23827l0,0">
                  <v:stroke weight="0.731237pt" endcap="flat" joinstyle="round" on="true" color="#333333"/>
                  <v:fill on="false" color="#000000" opacity="0"/>
                </v:shape>
                <v:rect id="Rectangle 1858" style="position:absolute;width:549;height:914;left:1566;top:12341;" filled="f" stroked="f">
                  <v:textbox inset="0,0,0,0">
                    <w:txbxContent>
                      <w:p>
                        <w:pPr>
                          <w:spacing w:before="0" w:after="160" w:line="259" w:lineRule="auto"/>
                          <w:ind w:left="0" w:right="0" w:firstLine="0"/>
                          <w:jc w:val="left"/>
                        </w:pPr>
                        <w:r>
                          <w:rPr>
                            <w:rFonts w:cs="Arial" w:hAnsi="Arial" w:eastAsia="Arial" w:ascii="Arial"/>
                            <w:color w:val="4d4d4d"/>
                            <w:sz w:val="12"/>
                          </w:rPr>
                          <w:t xml:space="preserve">0</w:t>
                        </w:r>
                      </w:p>
                    </w:txbxContent>
                  </v:textbox>
                </v:rect>
                <v:rect id="Rectangle 1859" style="position:absolute;width:1098;height:914;left:1152;top:9363;" filled="f" stroked="f">
                  <v:textbox inset="0,0,0,0">
                    <w:txbxContent>
                      <w:p>
                        <w:pPr>
                          <w:spacing w:before="0" w:after="160" w:line="259" w:lineRule="auto"/>
                          <w:ind w:left="0" w:right="0" w:firstLine="0"/>
                          <w:jc w:val="left"/>
                        </w:pPr>
                        <w:r>
                          <w:rPr>
                            <w:rFonts w:cs="Arial" w:hAnsi="Arial" w:eastAsia="Arial" w:ascii="Arial"/>
                            <w:color w:val="4d4d4d"/>
                            <w:sz w:val="12"/>
                          </w:rPr>
                          <w:t xml:space="preserve">25</w:t>
                        </w:r>
                      </w:p>
                    </w:txbxContent>
                  </v:textbox>
                </v:rect>
                <v:rect id="Rectangle 1860" style="position:absolute;width:1098;height:914;left:1152;top:6384;" filled="f" stroked="f">
                  <v:textbox inset="0,0,0,0">
                    <w:txbxContent>
                      <w:p>
                        <w:pPr>
                          <w:spacing w:before="0" w:after="160" w:line="259" w:lineRule="auto"/>
                          <w:ind w:left="0" w:right="0" w:firstLine="0"/>
                          <w:jc w:val="left"/>
                        </w:pPr>
                        <w:r>
                          <w:rPr>
                            <w:rFonts w:cs="Arial" w:hAnsi="Arial" w:eastAsia="Arial" w:ascii="Arial"/>
                            <w:color w:val="4d4d4d"/>
                            <w:sz w:val="12"/>
                          </w:rPr>
                          <w:t xml:space="preserve">50</w:t>
                        </w:r>
                      </w:p>
                    </w:txbxContent>
                  </v:textbox>
                </v:rect>
                <v:rect id="Rectangle 1861" style="position:absolute;width:1098;height:914;left:1152;top:3406;" filled="f" stroked="f">
                  <v:textbox inset="0,0,0,0">
                    <w:txbxContent>
                      <w:p>
                        <w:pPr>
                          <w:spacing w:before="0" w:after="160" w:line="259" w:lineRule="auto"/>
                          <w:ind w:left="0" w:right="0" w:firstLine="0"/>
                          <w:jc w:val="left"/>
                        </w:pPr>
                        <w:r>
                          <w:rPr>
                            <w:rFonts w:cs="Arial" w:hAnsi="Arial" w:eastAsia="Arial" w:ascii="Arial"/>
                            <w:color w:val="4d4d4d"/>
                            <w:sz w:val="12"/>
                          </w:rPr>
                          <w:t xml:space="preserve">75</w:t>
                        </w:r>
                      </w:p>
                    </w:txbxContent>
                  </v:textbox>
                </v:rect>
                <v:shape id="Shape 1862" style="position:absolute;width:237;height:0;left:2169;top:12608;" coordsize="23774,0" path="m0,0l23774,0">
                  <v:stroke weight="0.731237pt" endcap="flat" joinstyle="round" on="true" color="#333333"/>
                  <v:fill on="false" color="#000000" opacity="0"/>
                </v:shape>
                <v:shape id="Shape 1863" style="position:absolute;width:237;height:0;left:2169;top:9629;" coordsize="23774,0" path="m0,0l23774,0">
                  <v:stroke weight="0.731237pt" endcap="flat" joinstyle="round" on="true" color="#333333"/>
                  <v:fill on="false" color="#000000" opacity="0"/>
                </v:shape>
                <v:shape id="Shape 1864" style="position:absolute;width:237;height:0;left:2169;top:6651;" coordsize="23774,0" path="m0,0l23774,0">
                  <v:stroke weight="0.731237pt" endcap="flat" joinstyle="round" on="true" color="#333333"/>
                  <v:fill on="false" color="#000000" opacity="0"/>
                </v:shape>
                <v:shape id="Shape 1865" style="position:absolute;width:237;height:0;left:2169;top:3672;" coordsize="23774,0" path="m0,0l23774,0">
                  <v:stroke weight="0.731237pt" endcap="flat" joinstyle="round" on="true" color="#333333"/>
                  <v:fill on="false" color="#000000" opacity="0"/>
                </v:shape>
                <v:rect id="Rectangle 1867" style="position:absolute;width:12569;height:1175;left:-5697;top:5166;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5"/>
                          </w:rPr>
                          <w:t xml:space="preserve">CpG 84 (cg12981137)</w:t>
                        </w:r>
                      </w:p>
                    </w:txbxContent>
                  </v:textbox>
                </v:rect>
                <v:rect id="Rectangle 1869" style="position:absolute;width:3389;height:1175;left:15483;top:2763;" filled="f" stroked="f">
                  <v:textbox inset="0,0,0,0">
                    <w:txbxContent>
                      <w:p>
                        <w:pPr>
                          <w:spacing w:before="0" w:after="160" w:line="259" w:lineRule="auto"/>
                          <w:ind w:left="0" w:right="0" w:firstLine="0"/>
                          <w:jc w:val="left"/>
                        </w:pPr>
                        <w:r>
                          <w:rPr>
                            <w:rFonts w:cs="Arial" w:hAnsi="Arial" w:eastAsia="Arial" w:ascii="Arial"/>
                            <w:sz w:val="15"/>
                          </w:rPr>
                          <w:t xml:space="preserve">Depth</w:t>
                        </w:r>
                      </w:p>
                    </w:txbxContent>
                  </v:textbox>
                </v:rect>
                <v:shape id="Shape 1871" style="position:absolute;width:355;height:355;left:15796;top:4317;" coordsize="35555,35555" path="m17777,0c27542,0,35555,8013,35555,17777c35555,27595,27542,35555,17777,35555c8013,35555,0,27595,0,17777c0,8013,8013,0,17777,0x">
                  <v:stroke weight="0.296673pt" endcap="round" joinstyle="round" on="true" color="#000000" opacity="0.6"/>
                  <v:fill on="true" color="#000000" opacity="0.6"/>
                </v:shape>
                <v:shape id="Shape 1873" style="position:absolute;width:576;height:576;left:15685;top:5124;" coordsize="57684,57684" path="m28868,0c44735,0,57684,12948,57684,28815c57684,44682,44735,57684,28868,57684c13001,57684,0,44682,0,28815c0,12948,13001,0,28868,0x">
                  <v:stroke weight="0.296673pt" endcap="round" joinstyle="round" on="true" color="#000000" opacity="0.6"/>
                  <v:fill on="true" color="#000000" opacity="0.6"/>
                </v:shape>
                <v:shape id="Shape 1875" style="position:absolute;width:775;height:776;left:15585;top:5973;" coordsize="77584,77637" path="m38792,0c60125,0,77584,17512,77584,38845c77584,60178,60125,77637,38792,77637c17459,77637,0,60178,0,38845c0,17512,17459,0,38792,0x">
                  <v:stroke weight="0.296673pt" endcap="round" joinstyle="round" on="true" color="#000000" opacity="0.6"/>
                  <v:fill on="true" color="#000000" opacity="0.6"/>
                </v:shape>
                <v:rect id="Rectangle 1876" style="position:absolute;width:549;height:914;left:16940;top:4228;" filled="f" stroked="f">
                  <v:textbox inset="0,0,0,0">
                    <w:txbxContent>
                      <w:p>
                        <w:pPr>
                          <w:spacing w:before="0" w:after="160" w:line="259" w:lineRule="auto"/>
                          <w:ind w:left="0" w:right="0" w:firstLine="0"/>
                          <w:jc w:val="left"/>
                        </w:pPr>
                        <w:r>
                          <w:rPr>
                            <w:rFonts w:cs="Arial" w:hAnsi="Arial" w:eastAsia="Arial" w:ascii="Arial"/>
                            <w:sz w:val="12"/>
                          </w:rPr>
                          <w:t xml:space="preserve">5</w:t>
                        </w:r>
                      </w:p>
                    </w:txbxContent>
                  </v:textbox>
                </v:rect>
                <v:rect id="Rectangle 1877" style="position:absolute;width:1098;height:914;left:16940;top:5145;" filled="f" stroked="f">
                  <v:textbox inset="0,0,0,0">
                    <w:txbxContent>
                      <w:p>
                        <w:pPr>
                          <w:spacing w:before="0" w:after="160" w:line="259" w:lineRule="auto"/>
                          <w:ind w:left="0" w:right="0" w:firstLine="0"/>
                          <w:jc w:val="left"/>
                        </w:pPr>
                        <w:r>
                          <w:rPr>
                            <w:rFonts w:cs="Arial" w:hAnsi="Arial" w:eastAsia="Arial" w:ascii="Arial"/>
                            <w:sz w:val="12"/>
                          </w:rPr>
                          <w:t xml:space="preserve">15</w:t>
                        </w:r>
                      </w:p>
                    </w:txbxContent>
                  </v:textbox>
                </v:rect>
                <v:rect id="Rectangle 1878" style="position:absolute;width:1098;height:914;left:16940;top:6094;" filled="f" stroked="f">
                  <v:textbox inset="0,0,0,0">
                    <w:txbxContent>
                      <w:p>
                        <w:pPr>
                          <w:spacing w:before="0" w:after="160" w:line="259" w:lineRule="auto"/>
                          <w:ind w:left="0" w:right="0" w:firstLine="0"/>
                          <w:jc w:val="left"/>
                        </w:pPr>
                        <w:r>
                          <w:rPr>
                            <w:rFonts w:cs="Arial" w:hAnsi="Arial" w:eastAsia="Arial" w:ascii="Arial"/>
                            <w:sz w:val="12"/>
                          </w:rPr>
                          <w:t xml:space="preserve">30</w:t>
                        </w:r>
                      </w:p>
                    </w:txbxContent>
                  </v:textbox>
                </v:rect>
                <v:rect id="Rectangle 1880" style="position:absolute;width:7819;height:1175;left:15483;top:8867;" filled="f" stroked="f">
                  <v:textbox inset="0,0,0,0">
                    <w:txbxContent>
                      <w:p>
                        <w:pPr>
                          <w:spacing w:before="0" w:after="160" w:line="259" w:lineRule="auto"/>
                          <w:ind w:left="0" w:right="0" w:firstLine="0"/>
                          <w:jc w:val="left"/>
                        </w:pPr>
                        <w:r>
                          <w:rPr>
                            <w:rFonts w:cs="Arial" w:hAnsi="Arial" w:eastAsia="Arial" w:ascii="Arial"/>
                            <w:sz w:val="15"/>
                          </w:rPr>
                          <w:t xml:space="preserve">Known Status</w:t>
                        </w:r>
                      </w:p>
                    </w:txbxContent>
                  </v:textbox>
                </v:rect>
                <v:shape id="Shape 1882" style="position:absolute;width:603;height:603;left:15640;top:10297;" coordsize="60337,60337" path="m30195,0c46752,0,60337,13585,60337,30195c60337,46752,46752,60337,30195,60337c13585,60337,0,46752,0,30195c0,13585,13585,0,30195,0x">
                  <v:stroke weight="0.296673pt" endcap="round" joinstyle="round" on="true" color="#e31a1c" opacity="0.6"/>
                  <v:fill on="true" color="#e31a1c" opacity="0.6"/>
                </v:shape>
                <v:shape id="Shape 1884" style="position:absolute;width:603;height:603;left:15640;top:11214;" coordsize="60337,60337" path="m30195,0c46752,0,60337,13585,60337,30195c60337,46752,46752,60337,30195,60337c13585,60337,0,46752,0,30195c0,13585,13585,0,30195,0x">
                  <v:stroke weight="0.296673pt" endcap="round" joinstyle="round" on="true" color="#377db8" opacity="0.6"/>
                  <v:fill on="true" color="#377db8" opacity="0.6"/>
                </v:shape>
                <v:rect id="Rectangle 1885" style="position:absolute;width:4803;height:914;left:16876;top:10332;" filled="f" stroked="f">
                  <v:textbox inset="0,0,0,0">
                    <w:txbxContent>
                      <w:p>
                        <w:pPr>
                          <w:spacing w:before="0" w:after="160" w:line="259" w:lineRule="auto"/>
                          <w:ind w:left="0" w:right="0" w:firstLine="0"/>
                          <w:jc w:val="left"/>
                        </w:pPr>
                        <w:r>
                          <w:rPr>
                            <w:rFonts w:cs="Arial" w:hAnsi="Arial" w:eastAsia="Arial" w:ascii="Arial"/>
                            <w:sz w:val="12"/>
                          </w:rPr>
                          <w:t xml:space="preserve">Methylated</w:t>
                        </w:r>
                      </w:p>
                    </w:txbxContent>
                  </v:textbox>
                </v:rect>
                <v:rect id="Rectangle 1886" style="position:absolute;width:6065;height:914;left:16876;top:11249;" filled="f" stroked="f">
                  <v:textbox inset="0,0,0,0">
                    <w:txbxContent>
                      <w:p>
                        <w:pPr>
                          <w:spacing w:before="0" w:after="160" w:line="259" w:lineRule="auto"/>
                          <w:ind w:left="0" w:right="0" w:firstLine="0"/>
                          <w:jc w:val="left"/>
                        </w:pPr>
                        <w:r>
                          <w:rPr>
                            <w:rFonts w:cs="Arial" w:hAnsi="Arial" w:eastAsia="Arial" w:ascii="Arial"/>
                            <w:sz w:val="12"/>
                          </w:rPr>
                          <w:t xml:space="preserve">UnMethylated</w:t>
                        </w:r>
                      </w:p>
                    </w:txbxContent>
                  </v:textbox>
                </v:rect>
                <v:shape id="Shape 1890" style="position:absolute;width:11253;height:0;left:25598;top:10590;" coordsize="1125382,0" path="m0,0l1125382,0">
                  <v:stroke weight="0.25966pt" endcap="flat" joinstyle="round" on="true" color="#ebebeb"/>
                  <v:fill on="false" color="#000000" opacity="0"/>
                </v:shape>
                <v:shape id="Shape 1891" style="position:absolute;width:11253;height:0;left:25598;top:7730;" coordsize="1125382,0" path="m0,0l1125382,0">
                  <v:stroke weight="0.25966pt" endcap="flat" joinstyle="round" on="true" color="#ebebeb"/>
                  <v:fill on="false" color="#000000" opacity="0"/>
                </v:shape>
                <v:shape id="Shape 1892" style="position:absolute;width:11253;height:0;left:25598;top:4871;" coordsize="1125382,0" path="m0,0l1125382,0">
                  <v:stroke weight="0.25966pt" endcap="flat" joinstyle="round" on="true" color="#ebebeb"/>
                  <v:fill on="false" color="#000000" opacity="0"/>
                </v:shape>
                <v:shape id="Shape 1893" style="position:absolute;width:11253;height:0;left:25598;top:2011;" coordsize="1125382,0" path="m0,0l1125382,0">
                  <v:stroke weight="0.25966pt" endcap="flat" joinstyle="round" on="true" color="#ebebeb"/>
                  <v:fill on="false" color="#000000" opacity="0"/>
                </v:shape>
                <v:shape id="Shape 1894" style="position:absolute;width:11253;height:0;left:25598;top:12020;" coordsize="1125382,0" path="m0,0l1125382,0">
                  <v:stroke weight="0.522305pt" endcap="flat" joinstyle="round" on="true" color="#ebebeb"/>
                  <v:fill on="false" color="#000000" opacity="0"/>
                </v:shape>
                <v:shape id="Shape 1895" style="position:absolute;width:11253;height:0;left:25598;top:9160;" coordsize="1125382,0" path="m0,0l1125382,0">
                  <v:stroke weight="0.522305pt" endcap="flat" joinstyle="round" on="true" color="#ebebeb"/>
                  <v:fill on="false" color="#000000" opacity="0"/>
                </v:shape>
                <v:shape id="Shape 1896" style="position:absolute;width:11253;height:0;left:25598;top:6300;" coordsize="1125382,0" path="m0,0l1125382,0">
                  <v:stroke weight="0.522305pt" endcap="flat" joinstyle="round" on="true" color="#ebebeb"/>
                  <v:fill on="false" color="#000000" opacity="0"/>
                </v:shape>
                <v:shape id="Shape 1897" style="position:absolute;width:11253;height:0;left:25598;top:3441;" coordsize="1125382,0" path="m0,0l1125382,0">
                  <v:stroke weight="0.522305pt" endcap="flat" joinstyle="round" on="true" color="#ebebeb"/>
                  <v:fill on="false" color="#000000" opacity="0"/>
                </v:shape>
                <v:shape id="Shape 1898" style="position:absolute;width:0;height:11254;left:28462;top:1277;" coordsize="0,1125420" path="m0,1125420l0,0">
                  <v:stroke weight="0.522305pt" endcap="flat" joinstyle="round" on="true" color="#ebebeb"/>
                  <v:fill on="false" color="#000000" opacity="0"/>
                </v:shape>
                <v:shape id="Shape 1899" style="position:absolute;width:0;height:11254;left:33235;top:1277;" coordsize="0,1125420" path="m0,1125420l0,0">
                  <v:stroke weight="0.522305pt" endcap="flat" joinstyle="round" on="true" color="#ebebeb"/>
                  <v:fill on="false" color="#000000" opacity="0"/>
                </v:shape>
                <v:shape id="Shape 1900" style="position:absolute;width:350;height:350;left:28287;top:11844;" coordsize="35061,35024" path="m17512,0c27177,0,35061,7884,35061,17512c35061,27139,27177,35024,17512,35024c7884,35024,0,27139,0,17512c0,7884,7884,0,17512,0x">
                  <v:stroke weight="0.211907pt" endcap="round" joinstyle="round" on="true" color="#e31a1c" opacity="0.6"/>
                  <v:fill on="true" color="#e31a1c" opacity="0.6"/>
                </v:shape>
                <v:shape id="Shape 1901" style="position:absolute;width:350;height:350;left:28574;top:9418;" coordsize="35024,35024" path="m17512,0c27140,0,35024,7884,35024,17512c35024,27140,27140,35024,17512,35024c7884,35024,0,27140,0,17512c0,7884,7884,0,17512,0x">
                  <v:stroke weight="0.211907pt" endcap="round" joinstyle="round" on="true" color="#e31a1c" opacity="0.6"/>
                  <v:fill on="true" color="#e31a1c" opacity="0.6"/>
                </v:shape>
                <v:shape id="Shape 1902" style="position:absolute;width:350;height:350;left:28287;top:10260;" coordsize="35061,35024" path="m17512,0c27177,0,35061,7884,35061,17512c35061,27140,27177,35024,17512,35024c7884,35024,0,27140,0,17512c0,7884,7884,0,17512,0x">
                  <v:stroke weight="0.211907pt" endcap="round" joinstyle="round" on="true" color="#e31a1c" opacity="0.6"/>
                  <v:fill on="true" color="#e31a1c" opacity="0.6"/>
                </v:shape>
                <v:shape id="Shape 1903" style="position:absolute;width:350;height:350;left:28287;top:9835;" coordsize="35061,35024" path="m17512,0c27177,0,35061,7884,35061,17512c35061,27139,27177,35024,17512,35024c7884,35024,0,27139,0,17512c0,7884,7884,0,17512,0x">
                  <v:stroke weight="0.211907pt" endcap="round" joinstyle="round" on="true" color="#e31a1c" opacity="0.6"/>
                  <v:fill on="true" color="#e31a1c" opacity="0.6"/>
                </v:shape>
                <v:shape id="Shape 1904" style="position:absolute;width:350;height:350;left:28564;top:8985;" coordsize="35024,35024" path="m17512,0c27140,0,35024,7884,35024,17512c35024,27139,27140,35024,17512,35024c7884,35024,0,27139,0,17512c0,7884,7884,0,17512,0x">
                  <v:stroke weight="0.211907pt" endcap="round" joinstyle="round" on="true" color="#e31a1c" opacity="0.6"/>
                  <v:fill on="true" color="#e31a1c" opacity="0.6"/>
                </v:shape>
                <v:shape id="Shape 1905" style="position:absolute;width:350;height:350;left:28559;top:7555;" coordsize="35061,35024" path="m17550,0c27177,0,35061,7884,35061,17512c35061,27140,27177,35024,17550,35024c7884,35024,0,27140,0,17512c0,7884,7884,0,17550,0x">
                  <v:stroke weight="0.211907pt" endcap="round" joinstyle="round" on="true" color="#e31a1c" opacity="0.6"/>
                  <v:fill on="true" color="#e31a1c" opacity="0.6"/>
                </v:shape>
                <v:shape id="Shape 1906" style="position:absolute;width:350;height:350;left:28287;top:4464;" coordsize="35061,35024" path="m17512,0c27177,0,35061,7884,35061,17512c35061,27139,27177,35024,17512,35024c7884,35024,0,27139,0,17512c0,7884,7884,0,17512,0x">
                  <v:stroke weight="0.211907pt" endcap="round" joinstyle="round" on="true" color="#e31a1c" opacity="0.6"/>
                  <v:fill on="true" color="#e31a1c" opacity="0.6"/>
                </v:shape>
                <v:shape id="Shape 1907" style="position:absolute;width:350;height:350;left:28287;top:7301;" coordsize="35061,35024" path="m17512,0c27177,0,35061,7884,35061,17512c35061,27139,27177,35024,17512,35024c7884,35024,0,27139,0,17512c0,7884,7884,0,17512,0x">
                  <v:stroke weight="0.211907pt" endcap="round" joinstyle="round" on="true" color="#e31a1c" opacity="0.6"/>
                  <v:fill on="true" color="#e31a1c" opacity="0.6"/>
                </v:shape>
                <v:shape id="Shape 1908" style="position:absolute;width:350;height:350;left:28287;top:3397;" coordsize="35061,35024" path="m17512,0c27177,0,35061,7884,35061,17512c35061,27140,27177,35024,17512,35024c7884,35024,0,27140,0,17512c0,7884,7884,0,17512,0x">
                  <v:stroke weight="0.211907pt" endcap="round" joinstyle="round" on="true" color="#e31a1c" opacity="0.6"/>
                  <v:fill on="true" color="#e31a1c" opacity="0.6"/>
                </v:shape>
                <v:shape id="Shape 1909" style="position:absolute;width:350;height:350;left:28287;top:9419;" coordsize="35061,35062" path="m17512,0c27177,0,35061,7884,35061,17550c35061,27177,27177,35062,17512,35062c7884,35062,0,27177,0,17550c0,7884,7884,0,17512,0x">
                  <v:stroke weight="0.211907pt" endcap="round" joinstyle="round" on="true" color="#e31a1c" opacity="0.6"/>
                  <v:fill on="true" color="#e31a1c" opacity="0.6"/>
                </v:shape>
                <v:shape id="Shape 1910" style="position:absolute;width:350;height:350;left:28532;top:4696;" coordsize="35062,35024" path="m17512,0c27178,0,35062,7884,35062,17512c35062,27140,27178,35024,17512,35024c7884,35024,0,27140,0,17512c0,7884,7884,0,17512,0x">
                  <v:stroke weight="0.211907pt" endcap="round" joinstyle="round" on="true" color="#e31a1c" opacity="0.6"/>
                  <v:fill on="true" color="#e31a1c" opacity="0.6"/>
                </v:shape>
                <v:shape id="Shape 1911" style="position:absolute;width:350;height:350;left:28287;top:3837;" coordsize="35061,35062" path="m17512,0c27177,0,35061,7884,35061,17550c35061,27178,27177,35062,17512,35062c7884,35062,0,27178,0,17550c0,7884,7884,0,17512,0x">
                  <v:stroke weight="0.211907pt" endcap="round" joinstyle="round" on="true" color="#e31a1c" opacity="0.6"/>
                  <v:fill on="true" color="#e31a1c" opacity="0.6"/>
                </v:shape>
                <v:shape id="Shape 1912" style="position:absolute;width:350;height:350;left:28287;top:5410;" coordsize="35061,35024" path="m17512,0c27177,0,35061,7884,35061,17512c35061,27139,27177,35024,17512,35024c7884,35024,0,27139,0,17512c0,7884,7884,0,17512,0x">
                  <v:stroke weight="0.211907pt" endcap="round" joinstyle="round" on="true" color="#e31a1c" opacity="0.6"/>
                  <v:fill on="true" color="#e31a1c" opacity="0.6"/>
                </v:shape>
                <v:shape id="Shape 1913" style="position:absolute;width:350;height:350;left:28287;top:9064;" coordsize="35061,35024" path="m17512,0c27177,0,35061,7884,35061,17512c35061,27139,27177,35024,17512,35024c7884,35024,0,27139,0,17512c0,7884,7884,0,17512,0x">
                  <v:stroke weight="0.211907pt" endcap="round" joinstyle="round" on="true" color="#e31a1c" opacity="0.6"/>
                  <v:fill on="true" color="#e31a1c" opacity="0.6"/>
                </v:shape>
                <v:shape id="Shape 1914" style="position:absolute;width:350;height:350;left:28571;top:1614;" coordsize="35024,35024" path="m17512,0c27140,0,35024,7884,35024,17512c35024,27140,27140,35024,17512,35024c7884,35024,0,27140,0,17512c0,7884,7884,0,17512,0x">
                  <v:stroke weight="0.211907pt" endcap="round" joinstyle="round" on="true" color="#e31a1c" opacity="0.6"/>
                  <v:fill on="true" color="#e31a1c" opacity="0.6"/>
                </v:shape>
                <v:shape id="Shape 1915" style="position:absolute;width:350;height:350;left:28287;top:2551;" coordsize="35061,35062" path="m17512,0c27177,0,35061,7884,35061,17550c35061,27177,27177,35062,17512,35062c7884,35062,0,27177,0,17550c0,7884,7884,0,17512,0x">
                  <v:stroke weight="0.211907pt" endcap="round" joinstyle="round" on="true" color="#e31a1c" opacity="0.6"/>
                  <v:fill on="true" color="#e31a1c" opacity="0.6"/>
                </v:shape>
                <v:shape id="Shape 1916" style="position:absolute;width:350;height:350;left:28287;top:4855;" coordsize="35061,35061" path="m17512,0c27177,0,35061,7884,35061,17550c35061,27177,27177,35061,17512,35061c7884,35061,0,27177,0,17550c0,7884,7884,0,17512,0x">
                  <v:stroke weight="0.211907pt" endcap="round" joinstyle="round" on="true" color="#e31a1c" opacity="0.6"/>
                  <v:fill on="true" color="#e31a1c" opacity="0.6"/>
                </v:shape>
                <v:shape id="Shape 1917" style="position:absolute;width:350;height:350;left:28287;top:7650;" coordsize="35061,35062" path="m17512,0c27177,0,35061,7884,35061,17512c35061,27177,27177,35062,17512,35062c7884,35062,0,27177,0,17512c0,7884,7884,0,17512,0x">
                  <v:stroke weight="0.211907pt" endcap="round" joinstyle="round" on="true" color="#e31a1c" opacity="0.6"/>
                  <v:fill on="true" color="#e31a1c" opacity="0.6"/>
                </v:shape>
                <v:shape id="Shape 1918" style="position:absolute;width:350;height:350;left:28287;top:1652;" coordsize="35061,35062" path="m17512,0c27177,0,35061,7884,35061,17512c35061,27177,27177,35062,17512,35062c7884,35062,0,27177,0,17512c0,7884,7884,0,17512,0x">
                  <v:stroke weight="0.211907pt" endcap="round" joinstyle="round" on="true" color="#e31a1c" opacity="0.6"/>
                  <v:fill on="true" color="#e31a1c" opacity="0.6"/>
                </v:shape>
                <v:shape id="Shape 1919" style="position:absolute;width:350;height:350;left:28287;top:2154;" coordsize="35061,35024" path="m17512,0c27177,0,35061,7884,35061,17512c35061,27139,27177,35024,17512,35024c7884,35024,0,27139,0,17512c0,7884,7884,0,17512,0x">
                  <v:stroke weight="0.211907pt" endcap="round" joinstyle="round" on="true" color="#e31a1c" opacity="0.6"/>
                  <v:fill on="true" color="#e31a1c" opacity="0.6"/>
                </v:shape>
                <v:shape id="Shape 1920" style="position:absolute;width:350;height:350;left:28287;top:5819;" coordsize="35061,35024" path="m17512,0c27177,0,35061,7884,35061,17512c35061,27139,27177,35024,17512,35024c7884,35024,0,27139,0,17512c0,7884,7884,0,17512,0x">
                  <v:stroke weight="0.211907pt" endcap="round" joinstyle="round" on="true" color="#e31a1c" opacity="0.6"/>
                  <v:fill on="true" color="#e31a1c" opacity="0.6"/>
                </v:shape>
                <v:shape id="Shape 1921" style="position:absolute;width:350;height:350;left:29403;top:11584;" coordsize="35061,35024" path="m17550,0c27177,0,35061,7884,35061,17512c35061,27140,27177,35024,17550,35024c7884,35024,0,27140,0,17512c0,7884,7884,0,17550,0x">
                  <v:stroke weight="0.211907pt" endcap="round" joinstyle="round" on="true" color="#377db8" opacity="0.6"/>
                  <v:fill on="true" color="#377db8" opacity="0.6"/>
                </v:shape>
                <v:shape id="Shape 1922" style="position:absolute;width:350;height:350;left:33060;top:11150;" coordsize="35024,35061" path="m17512,0c27140,0,35024,7884,35024,17550c35024,27177,27140,35061,17512,35061c7884,35061,0,27177,0,17550c0,7884,7884,0,17512,0x">
                  <v:stroke weight="0.211907pt" endcap="round" joinstyle="round" on="true" color="#377db8" opacity="0.6"/>
                  <v:fill on="true" color="#377db8" opacity="0.6"/>
                </v:shape>
                <v:shape id="Shape 1923" style="position:absolute;width:350;height:350;left:33948;top:11344;" coordsize="35062,35062" path="m17512,0c27178,0,35062,7884,35062,17550c35062,27177,27178,35062,17512,35062c7884,35062,0,27177,0,17550c0,7884,7884,0,17512,0x">
                  <v:stroke weight="0.211907pt" endcap="round" joinstyle="round" on="true" color="#377db8" opacity="0.6"/>
                  <v:fill on="true" color="#377db8" opacity="0.6"/>
                </v:shape>
                <v:shape id="Shape 1924" style="position:absolute;width:350;height:350;left:33060;top:11844;" coordsize="35024,35024" path="m17512,0c27140,0,35024,7884,35024,17512c35024,27139,27140,35024,17512,35024c7884,35024,0,27139,0,17512c0,7884,7884,0,17512,0x">
                  <v:stroke weight="0.211907pt" endcap="round" joinstyle="round" on="true" color="#377db8" opacity="0.6"/>
                  <v:fill on="true" color="#377db8" opacity="0.6"/>
                </v:shape>
                <v:shape id="Shape 1925" style="position:absolute;width:350;height:350;left:33060;top:10415;" coordsize="35024,35024" path="m17512,0c27140,0,35024,7884,35024,17512c35024,27140,27140,35024,17512,35024c7884,35024,0,27140,0,17512c0,7884,7884,0,17512,0x">
                  <v:stroke weight="0.211907pt" endcap="round" joinstyle="round" on="true" color="#377db8" opacity="0.6"/>
                  <v:fill on="true" color="#377db8" opacity="0.6"/>
                </v:shape>
                <v:shape id="Shape 1926" style="position:absolute;width:350;height:350;left:33347;top:11844;" coordsize="35024,35024" path="m17512,0c27139,0,35024,7884,35024,17512c35024,27139,27139,35024,17512,35024c7884,35024,0,27139,0,17512c0,7884,7884,0,17512,0x">
                  <v:stroke weight="0.211907pt" endcap="round" joinstyle="round" on="true" color="#377db8" opacity="0.6"/>
                  <v:fill on="true" color="#377db8" opacity="0.6"/>
                </v:shape>
                <v:shape id="Shape 1927" style="position:absolute;width:350;height:350;left:32774;top:11844;" coordsize="35024,35024" path="m17512,0c27139,0,35024,7884,35024,17512c35024,27139,27139,35024,17512,35024c7884,35024,0,27139,0,17512c0,7884,7884,0,17512,0x">
                  <v:stroke weight="0.211907pt" endcap="round" joinstyle="round" on="true" color="#377db8" opacity="0.6"/>
                  <v:fill on="true" color="#377db8" opacity="0.6"/>
                </v:shape>
                <v:shape id="Shape 1928" style="position:absolute;width:350;height:350;left:33116;top:11543;" coordsize="35061,35024" path="m17512,0c27177,0,35061,7884,35061,17512c35061,27140,27177,35024,17512,35024c7884,35024,0,27140,0,17512c0,7884,7884,0,17512,0x">
                  <v:stroke weight="0.211907pt" endcap="round" joinstyle="round" on="true" color="#377db8" opacity="0.6"/>
                  <v:fill on="true" color="#377db8" opacity="0.6"/>
                </v:shape>
                <v:shape id="Shape 1929" style="position:absolute;width:350;height:350;left:33060;top:10014;" coordsize="35024,35024" path="m17512,0c27140,0,35024,7884,35024,17512c35024,27140,27140,35024,17512,35024c7884,35024,0,27140,0,17512c0,7884,7884,0,17512,0x">
                  <v:stroke weight="0.211907pt" endcap="round" joinstyle="round" on="true" color="#377db8" opacity="0.6"/>
                  <v:fill on="true" color="#377db8" opacity="0.6"/>
                </v:shape>
                <v:shape id="Shape 1930" style="position:absolute;width:350;height:350;left:32801;top:10700;" coordsize="35061,35062" path="m17549,0c27177,0,35061,7884,35061,17512c35061,27177,27177,35062,17549,35062c7884,35062,0,27177,0,17512c0,7884,7884,0,17549,0x">
                  <v:stroke weight="0.211907pt" endcap="round" joinstyle="round" on="true" color="#377db8" opacity="0.6"/>
                  <v:fill on="true" color="#377db8" opacity="0.6"/>
                </v:shape>
                <v:shape id="Shape 1931" style="position:absolute;width:350;height:350;left:33633;top:11844;" coordsize="35024,35024" path="m17512,0c27140,0,35024,7884,35024,17512c35024,27139,27140,35024,17512,35024c7884,35024,0,27139,0,17512c0,7884,7884,0,17512,0x">
                  <v:stroke weight="0.211907pt" endcap="round" joinstyle="round" on="true" color="#377db8" opacity="0.6"/>
                  <v:fill on="true" color="#377db8" opacity="0.6"/>
                </v:shape>
                <v:shape id="Shape 1932" style="position:absolute;width:350;height:350;left:32487;top:11844;" coordsize="35061,35024" path="m17550,0c27177,0,35061,7884,35061,17512c35061,27139,27177,35024,17550,35024c7884,35024,0,27139,0,17512c0,7884,7884,0,17550,0x">
                  <v:stroke weight="0.211907pt" endcap="round" joinstyle="round" on="true" color="#377db8" opacity="0.6"/>
                  <v:fill on="true" color="#377db8" opacity="0.6"/>
                </v:shape>
                <v:shape id="Shape 1933" style="position:absolute;width:350;height:350;left:33919;top:11844;" coordsize="35061,35024" path="m17512,0c27177,0,35061,7884,35061,17512c35061,27139,27177,35024,17512,35024c7884,35024,0,27139,0,17512c0,7884,7884,0,17512,0x">
                  <v:stroke weight="0.211907pt" endcap="round" joinstyle="round" on="true" color="#377db8" opacity="0.6"/>
                  <v:fill on="true" color="#377db8" opacity="0.6"/>
                </v:shape>
                <v:shape id="Shape 1934" style="position:absolute;width:350;height:350;left:32201;top:11844;" coordsize="35024,35024" path="m17512,0c27140,0,35024,7884,35024,17512c35024,27139,27140,35024,17512,35024c7884,35024,0,27139,0,17512c0,7884,7884,0,17512,0x">
                  <v:stroke weight="0.211907pt" endcap="round" joinstyle="round" on="true" color="#377db8" opacity="0.6"/>
                  <v:fill on="true" color="#377db8" opacity="0.6"/>
                </v:shape>
                <v:shape id="Shape 1935" style="position:absolute;width:350;height:350;left:34206;top:11844;" coordsize="35024,35024" path="m17512,0c27139,0,35024,7884,35024,17512c35024,27139,27139,35024,17512,35024c7884,35024,0,27139,0,17512c0,7884,7884,0,17512,0x">
                  <v:stroke weight="0.211907pt" endcap="round" joinstyle="round" on="true" color="#377db8" opacity="0.6"/>
                  <v:fill on="true" color="#377db8" opacity="0.6"/>
                </v:shape>
                <v:shape id="Shape 1936" style="position:absolute;width:350;height:350;left:31915;top:11844;" coordsize="35061,35024" path="m17550,0c27177,0,35061,7884,35061,17512c35061,27139,27177,35024,17550,35024c7884,35024,0,27139,0,17512c0,7884,7884,0,17550,0x">
                  <v:stroke weight="0.211907pt" endcap="round" joinstyle="round" on="true" color="#377db8" opacity="0.6"/>
                  <v:fill on="true" color="#377db8" opacity="0.6"/>
                </v:shape>
                <v:shape id="Shape 1937" style="position:absolute;width:350;height:350;left:34492;top:11844;" coordsize="35061,35024" path="m17512,0c27177,0,35061,7884,35061,17512c35061,27139,27177,35024,17512,35024c7884,35024,0,27139,0,17512c0,7884,7884,0,17512,0x">
                  <v:stroke weight="0.211907pt" endcap="round" joinstyle="round" on="true" color="#377db8" opacity="0.6"/>
                  <v:fill on="true" color="#377db8" opacity="0.6"/>
                </v:shape>
                <v:shape id="Shape 1938" style="position:absolute;width:350;height:350;left:31628;top:11844;" coordsize="35024,35024" path="m17512,0c27139,0,35024,7884,35024,17512c35024,27139,27139,35024,17512,35024c7884,35024,0,27139,0,17512c0,7884,7884,0,17512,0x">
                  <v:stroke weight="0.211907pt" endcap="round" joinstyle="round" on="true" color="#377db8" opacity="0.6"/>
                  <v:fill on="true" color="#377db8" opacity="0.6"/>
                </v:shape>
                <v:shape id="Shape 1939" style="position:absolute;width:350;height:350;left:34779;top:11844;" coordsize="35024,35024" path="m17512,0c27139,0,35024,7884,35024,17512c35024,27139,27139,35024,17512,35024c7884,35024,0,27139,0,17512c0,7884,7884,0,17512,0x">
                  <v:stroke weight="0.211907pt" endcap="round" joinstyle="round" on="true" color="#377db8" opacity="0.6"/>
                  <v:fill on="true" color="#377db8" opacity="0.6"/>
                </v:shape>
                <v:shape id="Shape 1940" style="position:absolute;width:350;height:350;left:31342;top:11844;" coordsize="35061,35024" path="m17512,0c27177,0,35061,7884,35061,17512c35061,27139,27177,35024,17512,35024c7884,35024,0,27139,0,17512c0,7884,7884,0,17512,0x">
                  <v:stroke weight="0.211907pt" endcap="round" joinstyle="round" on="true" color="#377db8" opacity="0.6"/>
                  <v:fill on="true" color="#377db8" opacity="0.6"/>
                </v:shape>
                <v:shape id="Shape 1941" style="position:absolute;width:350;height:350;left:35065;top:11844;" coordsize="35061,35024" path="m17549,0c27177,0,35061,7884,35061,17512c35061,27139,27177,35024,17549,35024c7884,35024,0,27139,0,17512c0,7884,7884,0,17549,0x">
                  <v:stroke weight="0.211907pt" endcap="round" joinstyle="round" on="true" color="#377db8" opacity="0.6"/>
                  <v:fill on="true" color="#377db8" opacity="0.6"/>
                </v:shape>
                <v:shape id="Shape 1942" style="position:absolute;width:350;height:350;left:32515;top:10689;" coordsize="35061,35024" path="m17550,0c27177,0,35061,7884,35061,17512c35061,27139,27177,35024,17550,35024c7884,35024,0,27139,0,17512c0,7884,7884,0,17550,0x">
                  <v:stroke weight="0.211907pt" endcap="round" joinstyle="round" on="true" color="#377db8" opacity="0.6"/>
                  <v:fill on="true" color="#377db8" opacity="0.6"/>
                </v:shape>
                <v:shape id="Shape 1943" style="position:absolute;width:350;height:350;left:31056;top:11844;" coordsize="35023,35024" path="m17512,0c27139,0,35023,7884,35023,17512c35023,27139,27139,35024,17512,35024c7884,35024,0,27139,0,17512c0,7884,7884,0,17512,0x">
                  <v:stroke weight="0.211907pt" endcap="round" joinstyle="round" on="true" color="#377db8" opacity="0.6"/>
                  <v:fill on="true" color="#377db8" opacity="0.6"/>
                </v:shape>
                <v:shape id="Shape 1944" style="position:absolute;width:350;height:350;left:35351;top:11844;" coordsize="35023,35024" path="m17512,0c27139,0,35023,7884,35023,17512c35023,27139,27139,35024,17512,35024c7884,35024,0,27139,0,17512c0,7884,7884,0,17512,0x">
                  <v:stroke weight="0.211907pt" endcap="round" joinstyle="round" on="true" color="#377db8" opacity="0.6"/>
                  <v:fill on="true" color="#377db8" opacity="0.6"/>
                </v:shape>
                <v:shape id="Shape 1945" style="position:absolute;width:350;height:350;left:33339;top:11082;" coordsize="35023,35062" path="m17512,0c27139,0,35023,7884,35023,17512c35023,27177,27139,35062,17512,35062c7884,35062,0,27177,0,17512c0,7884,7884,0,17512,0x">
                  <v:stroke weight="0.211907pt" endcap="round" joinstyle="round" on="true" color="#377db8" opacity="0.6"/>
                  <v:fill on="true" color="#377db8" opacity="0.6"/>
                </v:shape>
                <v:shape id="Shape 1946" style="position:absolute;width:350;height:350;left:33381;top:11427;" coordsize="35024,35062" path="m17512,0c27140,0,35024,7884,35024,17550c35024,27178,27140,35062,17512,35062c7884,35062,0,27178,0,17550c0,7884,7884,0,17512,0x">
                  <v:stroke weight="0.211907pt" endcap="round" joinstyle="round" on="true" color="#377db8" opacity="0.6"/>
                  <v:fill on="true" color="#377db8" opacity="0.6"/>
                </v:shape>
                <v:shape id="Shape 1947" style="position:absolute;width:350;height:350;left:33662;top:11368;" coordsize="35023,35024" path="m17512,0c27139,0,35023,7884,35023,17512c35023,27140,27139,35024,17512,35024c7884,35024,0,27140,0,17512c0,7884,7884,0,17512,0x">
                  <v:stroke weight="0.211907pt" endcap="round" joinstyle="round" on="true" color="#377db8" opacity="0.6"/>
                  <v:fill on="true" color="#377db8" opacity="0.6"/>
                </v:shape>
                <v:shape id="Shape 1948" style="position:absolute;width:350;height:350;left:32775;top:11130;" coordsize="35023,35024" path="m17512,0c27139,0,35023,7884,35023,17512c35023,27139,27139,35024,17512,35024c7884,35024,0,27139,0,17512c0,7884,7884,0,17512,0x">
                  <v:stroke weight="0.211907pt" endcap="round" joinstyle="round" on="true" color="#377db8" opacity="0.6"/>
                  <v:fill on="true" color="#377db8" opacity="0.6"/>
                </v:shape>
                <v:shape id="Shape 1949" style="position:absolute;width:350;height:350;left:34226;top:11272;" coordsize="35024,35062" path="m17512,0c27140,0,35024,7884,35024,17512c35024,27178,27140,35062,17512,35062c7884,35062,0,27178,0,17512c0,7884,7884,0,17512,0x">
                  <v:stroke weight="0.211907pt" endcap="round" joinstyle="round" on="true" color="#377db8" opacity="0.6"/>
                  <v:fill on="true" color="#377db8" opacity="0.6"/>
                </v:shape>
                <v:shape id="Shape 1950" style="position:absolute;width:350;height:350;left:30769;top:11844;" coordsize="35062,35024" path="m17512,0c27177,0,35062,7884,35062,17512c35062,27139,27177,35024,17512,35024c7884,35024,0,27139,0,17512c0,7884,7884,0,17512,0x">
                  <v:stroke weight="0.211907pt" endcap="round" joinstyle="round" on="true" color="#377db8" opacity="0.6"/>
                  <v:fill on="true" color="#377db8" opacity="0.6"/>
                </v:shape>
                <v:shape id="Shape 1951" style="position:absolute;width:350;height:350;left:35637;top:11844;" coordsize="35062,35024" path="m17550,0c27177,0,35062,7884,35062,17512c35062,27139,27177,35024,17550,35024c7884,35024,0,27139,0,17512c0,7884,7884,0,17550,0x">
                  <v:stroke weight="0.211907pt" endcap="round" joinstyle="round" on="true" color="#377db8" opacity="0.6"/>
                  <v:fill on="true" color="#377db8" opacity="0.6"/>
                </v:shape>
                <v:shape id="Shape 1952" style="position:absolute;width:350;height:350;left:30483;top:11844;" coordsize="35023,35024" path="m17512,0c27139,0,35023,7884,35023,17512c35023,27139,27139,35024,17512,35024c7884,35024,0,27139,0,17512c0,7884,7884,0,17512,0x">
                  <v:stroke weight="0.211907pt" endcap="round" joinstyle="round" on="true" color="#377db8" opacity="0.6"/>
                  <v:fill on="true" color="#377db8" opacity="0.6"/>
                </v:shape>
                <v:shape id="Shape 1953" style="position:absolute;width:350;height:350;left:29681;top:11660;" coordsize="35024,35062" path="m17512,0c27139,0,35024,7884,35024,17512c35024,27177,27139,35062,17512,35062c7884,35062,0,27177,0,17512c0,7884,7884,0,17512,0x">
                  <v:stroke weight="0.211907pt" endcap="round" joinstyle="round" on="true" color="#377db8" opacity="0.6"/>
                  <v:fill on="true" color="#377db8" opacity="0.6"/>
                </v:shape>
                <v:shape id="Shape 1954" style="position:absolute;width:350;height:350;left:35924;top:11844;" coordsize="35023,35024" path="m17512,0c27139,0,35023,7884,35023,17512c35023,27139,27139,35024,17512,35024c7884,35024,0,27139,0,17512c0,7884,7884,0,17512,0x">
                  <v:stroke weight="0.211907pt" endcap="round" joinstyle="round" on="true" color="#377db8" opacity="0.6"/>
                  <v:fill on="true" color="#377db8" opacity="0.6"/>
                </v:shape>
                <v:shape id="Shape 1955" style="position:absolute;width:350;height:350;left:30196;top:11844;" coordsize="35062,35024" path="m17512,0c27177,0,35062,7884,35062,17512c35062,27139,27177,35024,17512,35024c7884,35024,0,27139,0,17512c0,7884,7884,0,17512,0x">
                  <v:stroke weight="0.211907pt" endcap="round" joinstyle="round" on="true" color="#377db8" opacity="0.6"/>
                  <v:fill on="true" color="#377db8" opacity="0.6"/>
                </v:shape>
                <v:shape id="Shape 1956" style="position:absolute;width:350;height:350;left:32278;top:11368;" coordsize="35062,35024" path="m17512,0c27178,0,35062,7884,35062,17512c35062,27140,27178,35024,17512,35024c7884,35024,0,27140,0,17512c0,7884,7884,0,17512,0x">
                  <v:stroke weight="0.211907pt" endcap="round" joinstyle="round" on="true" color="#377db8" opacity="0.6"/>
                  <v:fill on="true" color="#377db8" opacity="0.6"/>
                </v:shape>
                <v:shape id="Shape 1957" style="position:absolute;width:175;height:350;left:36677;top:11606;" coordsize="17512,35062" path="m17512,0l17512,35062c7884,35062,0,27177,0,17512c0,7884,7884,0,17512,0x">
                  <v:stroke weight="0.211907pt" endcap="round" joinstyle="round" on="true" color="#377db8" opacity="0.6"/>
                  <v:fill on="true" color="#377db8" opacity="0.6"/>
                </v:shape>
                <v:shape id="Shape 1958" style="position:absolute;width:350;height:350;left:36210;top:11844;" coordsize="35062,35024" path="m17550,0c27178,0,35062,7884,35062,17512c35062,27139,27178,35024,17550,35024c7884,35024,0,27139,0,17512c0,7884,7884,0,17550,0x">
                  <v:stroke weight="0.211907pt" endcap="round" joinstyle="round" on="true" color="#377db8" opacity="0.6"/>
                  <v:fill on="true" color="#377db8" opacity="0.6"/>
                </v:shape>
                <v:shape id="Shape 1959" style="position:absolute;width:350;height:350;left:32832;top:11508;" coordsize="35024,35024" path="m17512,0c27140,0,35024,7884,35024,17512c35024,27140,27140,35024,17512,35024c7884,35024,0,27140,0,17512c0,7884,7884,0,17512,0x">
                  <v:stroke weight="0.211907pt" endcap="round" joinstyle="round" on="true" color="#377db8" opacity="0.6"/>
                  <v:fill on="true" color="#377db8" opacity="0.6"/>
                </v:shape>
                <v:shape id="Shape 1960" style="position:absolute;width:350;height:350;left:33060;top:10832;" coordsize="35024,35062" path="m17512,0c27140,0,35024,7884,35024,17550c35024,27177,27140,35062,17512,35062c7884,35062,0,27177,0,17550c0,7884,7884,0,17512,0x">
                  <v:stroke weight="0.211907pt" endcap="round" joinstyle="round" on="true" color="#377db8" opacity="0.6"/>
                  <v:fill on="true" color="#377db8" opacity="0.6"/>
                </v:shape>
                <v:shape id="Shape 1961" style="position:absolute;width:350;height:350;left:33337;top:9938;" coordsize="35061,35062" path="m17550,0c27177,0,35061,7884,35061,17550c35061,27178,27177,35062,17550,35062c7884,35062,0,27178,0,17550c0,7884,7884,0,17550,0x">
                  <v:stroke weight="0.211907pt" endcap="round" joinstyle="round" on="true" color="#377db8" opacity="0.6"/>
                  <v:fill on="true" color="#377db8" opacity="0.6"/>
                </v:shape>
                <v:shape id="Shape 1962" style="position:absolute;width:350;height:350;left:31994;top:11324;" coordsize="35061,35062" path="m17512,0c27177,0,35061,7884,35061,17512c35061,27178,27177,35062,17512,35062c7884,35062,0,27178,0,17512c0,7884,7884,0,17512,0x">
                  <v:stroke weight="0.211907pt" endcap="round" joinstyle="round" on="true" color="#377db8" opacity="0.6"/>
                  <v:fill on="true" color="#377db8" opacity="0.6"/>
                </v:shape>
                <v:shape id="Shape 1963" style="position:absolute;width:350;height:350;left:33327;top:10721;" coordsize="35062,35062" path="m17550,0c27178,0,35062,7884,35062,17512c35062,27177,27178,35062,17550,35062c7884,35062,0,27177,0,17512c0,7884,7884,0,17550,0x">
                  <v:stroke weight="0.211907pt" endcap="round" joinstyle="round" on="true" color="#377db8" opacity="0.6"/>
                  <v:fill on="true" color="#377db8" opacity="0.6"/>
                </v:shape>
                <v:shape id="Shape 1964" style="position:absolute;width:350;height:350;left:29910;top:11844;" coordsize="35023,35024" path="m17512,0c27139,0,35023,7884,35023,17512c35023,27139,27139,35024,17512,35024c7884,35024,0,27139,0,17512c0,7884,7884,0,17512,0x">
                  <v:stroke weight="0.211907pt" endcap="round" joinstyle="round" on="true" color="#377db8" opacity="0.6"/>
                  <v:fill on="true" color="#377db8" opacity="0.6"/>
                </v:shape>
                <v:shape id="Shape 1965" style="position:absolute;width:350;height:350;left:32562;top:11404;" coordsize="35061,35062" path="m17512,0c27177,0,35061,7884,35061,17512c35061,27177,27177,35062,17512,35062c7884,35062,0,27177,0,17512c0,7884,7884,0,17512,0x">
                  <v:stroke weight="0.211907pt" endcap="round" joinstyle="round" on="true" color="#377db8" opacity="0.6"/>
                  <v:fill on="true" color="#377db8" opacity="0.6"/>
                </v:shape>
                <v:shape id="Shape 1966" style="position:absolute;width:350;height:350;left:36497;top:11844;" coordsize="35023,35024" path="m17512,0c27139,0,35023,7884,35023,17512c35023,27139,27139,35024,17512,35024c7884,35024,0,27139,0,17512c0,7884,7884,0,17512,0x">
                  <v:stroke weight="0.211907pt" endcap="round" joinstyle="round" on="true" color="#377db8" opacity="0.6"/>
                  <v:fill on="true" color="#377db8" opacity="0.6"/>
                </v:shape>
                <v:shape id="Shape 1967" style="position:absolute;width:11253;height:0;left:25598;top:10590;" coordsize="1125382,0" path="m0,0l1125382,0">
                  <v:stroke weight="0.319352pt" endcap="flat" joinstyle="round" on="true" color="#000000"/>
                  <v:fill on="false" color="#000000" opacity="0"/>
                </v:shape>
                <v:shape id="Shape 1968" style="position:absolute;width:11253;height:11253;left:25598;top:1277;" coordsize="1125382,1125382" path="m0,1125382l1125382,1125382l1125382,0l0,0x">
                  <v:stroke weight="0.522305pt" endcap="round" joinstyle="round" on="true" color="#333333"/>
                  <v:fill on="false" color="#000000" opacity="0"/>
                </v:shape>
                <v:rect id="Rectangle 1969" style="position:absolute;width:392;height:652;left:24998;top:11829;" filled="f" stroked="f">
                  <v:textbox inset="0,0,0,0">
                    <w:txbxContent>
                      <w:p>
                        <w:pPr>
                          <w:spacing w:before="0" w:after="160" w:line="259" w:lineRule="auto"/>
                          <w:ind w:left="0" w:right="0" w:firstLine="0"/>
                          <w:jc w:val="left"/>
                        </w:pPr>
                        <w:r>
                          <w:rPr>
                            <w:rFonts w:cs="Arial" w:hAnsi="Arial" w:eastAsia="Arial" w:ascii="Arial"/>
                            <w:color w:val="4d4d4d"/>
                            <w:sz w:val="8"/>
                          </w:rPr>
                          <w:t xml:space="preserve">0</w:t>
                        </w:r>
                      </w:p>
                    </w:txbxContent>
                  </v:textbox>
                </v:rect>
                <v:rect id="Rectangle 1970" style="position:absolute;width:784;height:652;left:24702;top:8970;" filled="f" stroked="f">
                  <v:textbox inset="0,0,0,0">
                    <w:txbxContent>
                      <w:p>
                        <w:pPr>
                          <w:spacing w:before="0" w:after="160" w:line="259" w:lineRule="auto"/>
                          <w:ind w:left="0" w:right="0" w:firstLine="0"/>
                          <w:jc w:val="left"/>
                        </w:pPr>
                        <w:r>
                          <w:rPr>
                            <w:rFonts w:cs="Arial" w:hAnsi="Arial" w:eastAsia="Arial" w:ascii="Arial"/>
                            <w:color w:val="4d4d4d"/>
                            <w:sz w:val="8"/>
                          </w:rPr>
                          <w:t xml:space="preserve">25</w:t>
                        </w:r>
                      </w:p>
                    </w:txbxContent>
                  </v:textbox>
                </v:rect>
                <v:rect id="Rectangle 1971" style="position:absolute;width:784;height:652;left:24702;top:6110;" filled="f" stroked="f">
                  <v:textbox inset="0,0,0,0">
                    <w:txbxContent>
                      <w:p>
                        <w:pPr>
                          <w:spacing w:before="0" w:after="160" w:line="259" w:lineRule="auto"/>
                          <w:ind w:left="0" w:right="0" w:firstLine="0"/>
                          <w:jc w:val="left"/>
                        </w:pPr>
                        <w:r>
                          <w:rPr>
                            <w:rFonts w:cs="Arial" w:hAnsi="Arial" w:eastAsia="Arial" w:ascii="Arial"/>
                            <w:color w:val="4d4d4d"/>
                            <w:sz w:val="8"/>
                          </w:rPr>
                          <w:t xml:space="preserve">50</w:t>
                        </w:r>
                      </w:p>
                    </w:txbxContent>
                  </v:textbox>
                </v:rect>
                <v:rect id="Rectangle 1972" style="position:absolute;width:784;height:652;left:24702;top:3250;" filled="f" stroked="f">
                  <v:textbox inset="0,0,0,0">
                    <w:txbxContent>
                      <w:p>
                        <w:pPr>
                          <w:spacing w:before="0" w:after="160" w:line="259" w:lineRule="auto"/>
                          <w:ind w:left="0" w:right="0" w:firstLine="0"/>
                          <w:jc w:val="left"/>
                        </w:pPr>
                        <w:r>
                          <w:rPr>
                            <w:rFonts w:cs="Arial" w:hAnsi="Arial" w:eastAsia="Arial" w:ascii="Arial"/>
                            <w:color w:val="4d4d4d"/>
                            <w:sz w:val="8"/>
                          </w:rPr>
                          <w:t xml:space="preserve">75</w:t>
                        </w:r>
                      </w:p>
                    </w:txbxContent>
                  </v:textbox>
                </v:rect>
                <v:shape id="Shape 1973" style="position:absolute;width:169;height:0;left:25429;top:12020;" coordsize="16981,0" path="m0,0l16981,0">
                  <v:stroke weight="0.522305pt" endcap="flat" joinstyle="round" on="true" color="#333333"/>
                  <v:fill on="false" color="#000000" opacity="0"/>
                </v:shape>
                <v:shape id="Shape 1974" style="position:absolute;width:169;height:0;left:25429;top:9160;" coordsize="16981,0" path="m0,0l16981,0">
                  <v:stroke weight="0.522305pt" endcap="flat" joinstyle="round" on="true" color="#333333"/>
                  <v:fill on="false" color="#000000" opacity="0"/>
                </v:shape>
                <v:shape id="Shape 1975" style="position:absolute;width:169;height:0;left:25429;top:6300;" coordsize="16981,0" path="m0,0l16981,0">
                  <v:stroke weight="0.522305pt" endcap="flat" joinstyle="round" on="true" color="#333333"/>
                  <v:fill on="false" color="#000000" opacity="0"/>
                </v:shape>
                <v:shape id="Shape 1976" style="position:absolute;width:169;height:0;left:25429;top:3441;" coordsize="16981,0" path="m0,0l16981,0">
                  <v:stroke weight="0.522305pt" endcap="flat" joinstyle="round" on="true" color="#333333"/>
                  <v:fill on="false" color="#000000" opacity="0"/>
                </v:shape>
                <v:shape id="Shape 1977" style="position:absolute;width:0;height:169;left:28462;top:12531;" coordsize="0,16981" path="m0,16981l0,0">
                  <v:stroke weight="0.522305pt" endcap="flat" joinstyle="round" on="true" color="#333333"/>
                  <v:fill on="false" color="#000000" opacity="0"/>
                </v:shape>
                <v:shape id="Shape 1978" style="position:absolute;width:0;height:169;left:33235;top:12531;" coordsize="0,16981" path="m0,16981l0,0">
                  <v:stroke weight="0.522305pt" endcap="flat" joinstyle="round" on="true" color="#333333"/>
                  <v:fill on="false" color="#000000" opacity="0"/>
                </v:shape>
                <v:rect id="Rectangle 1979" style="position:absolute;width:3430;height:652;left:27173;top:12837;" filled="f" stroked="f">
                  <v:textbox inset="0,0,0,0">
                    <w:txbxContent>
                      <w:p>
                        <w:pPr>
                          <w:spacing w:before="0" w:after="160" w:line="259" w:lineRule="auto"/>
                          <w:ind w:left="0" w:right="0" w:firstLine="0"/>
                          <w:jc w:val="left"/>
                        </w:pPr>
                        <w:r>
                          <w:rPr>
                            <w:rFonts w:cs="Arial" w:hAnsi="Arial" w:eastAsia="Arial" w:ascii="Arial"/>
                            <w:color w:val="4d4d4d"/>
                            <w:sz w:val="8"/>
                          </w:rPr>
                          <w:t xml:space="preserve">Methylated</w:t>
                        </w:r>
                      </w:p>
                    </w:txbxContent>
                  </v:textbox>
                </v:rect>
                <v:rect id="Rectangle 1980" style="position:absolute;width:4332;height:652;left:31606;top:12837;" filled="f" stroked="f">
                  <v:textbox inset="0,0,0,0">
                    <w:txbxContent>
                      <w:p>
                        <w:pPr>
                          <w:spacing w:before="0" w:after="160" w:line="259" w:lineRule="auto"/>
                          <w:ind w:left="0" w:right="0" w:firstLine="0"/>
                          <w:jc w:val="left"/>
                        </w:pPr>
                        <w:r>
                          <w:rPr>
                            <w:rFonts w:cs="Arial" w:hAnsi="Arial" w:eastAsia="Arial" w:ascii="Arial"/>
                            <w:color w:val="4d4d4d"/>
                            <w:sz w:val="8"/>
                          </w:rPr>
                          <w:t xml:space="preserve">UnMethylated</w:t>
                        </w:r>
                      </w:p>
                    </w:txbxContent>
                  </v:textbox>
                </v:rect>
                <v:rect id="Rectangle 1982" style="position:absolute;width:9487;height:839;left:18852;top:5307;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1"/>
                          </w:rPr>
                          <w:t xml:space="preserve">Average methylation % </w:t>
                        </w:r>
                      </w:p>
                    </w:txbxContent>
                  </v:textbox>
                </v:rect>
                <v:rect id="Rectangle 1983" style="position:absolute;width:7869;height:839;left:20398;top:5508;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1"/>
                          </w:rPr>
                          <w:t xml:space="preserve"> of CpGs 31 and 84</w:t>
                        </w:r>
                      </w:p>
                    </w:txbxContent>
                  </v:textbox>
                </v:rect>
                <v:shape id="Shape 1987" style="position:absolute;width:12253;height:0;left:42175;top:10089;" coordsize="1225380,0" path="m0,0l1225380,0">
                  <v:stroke weight="0.515042pt" endcap="flat" joinstyle="round" on="true" color="#ebebeb"/>
                  <v:fill on="false" color="#000000" opacity="0"/>
                </v:shape>
                <v:shape id="Shape 1988" style="position:absolute;width:12253;height:0;left:42175;top:4725;" coordsize="1225380,0" path="m0,0l1225380,0">
                  <v:stroke weight="0.515042pt" endcap="flat" joinstyle="round" on="true" color="#ebebeb"/>
                  <v:fill on="false" color="#000000" opacity="0"/>
                </v:shape>
                <v:shape id="Shape 1989" style="position:absolute;width:0;height:11801;left:45517;top:1506;" coordsize="0,1180191" path="m0,1180191l0,0">
                  <v:stroke weight="0.515042pt" endcap="flat" joinstyle="round" on="true" color="#ebebeb"/>
                  <v:fill on="false" color="#000000" opacity="0"/>
                </v:shape>
                <v:shape id="Shape 1990" style="position:absolute;width:0;height:11801;left:51087;top:1506;" coordsize="0,1180191" path="m0,1180191l0,0">
                  <v:stroke weight="0.515042pt" endcap="flat" joinstyle="round" on="true" color="#ebebeb"/>
                  <v:fill on="false" color="#000000" opacity="0"/>
                </v:shape>
                <v:shape id="Shape 154551" style="position:absolute;width:5569;height:5364;left:42733;top:7407;" coordsize="556997,536440" path="m0,0l556997,0l556997,536440l0,536440l0,0">
                  <v:stroke weight="0.0618051pt" endcap="square" joinstyle="miter" miterlimit="10" on="true" color="#ffffff"/>
                  <v:fill on="true" color="#bdbdbd"/>
                </v:shape>
                <v:shape id="Shape 154552" style="position:absolute;width:5569;height:5364;left:48302;top:7407;" coordsize="556998,536440" path="m0,0l556998,0l556998,536440l0,536440l0,0">
                  <v:stroke weight="0.0618051pt" endcap="square" joinstyle="miter" miterlimit="10" on="true" color="#ffffff"/>
                  <v:fill on="true" color="#ffebe3"/>
                </v:shape>
                <v:shape id="Shape 154553" style="position:absolute;width:5569;height:5364;left:42733;top:2042;" coordsize="556997,536440" path="m0,0l556997,0l556997,536440l0,536440l0,0">
                  <v:stroke weight="0.0618051pt" endcap="square" joinstyle="miter" miterlimit="10" on="true" color="#ffffff"/>
                  <v:fill on="true" color="#ffefeb"/>
                </v:shape>
                <v:shape id="Shape 154554" style="position:absolute;width:5569;height:5364;left:48302;top:2042;" coordsize="556998,536440" path="m0,0l556998,0l556998,536440l0,536440l0,0">
                  <v:stroke weight="0.0618051pt" endcap="square" joinstyle="miter" miterlimit="10" on="true" color="#ffffff"/>
                  <v:fill on="true" color="#e6e6e6"/>
                </v:shape>
                <v:rect id="Rectangle 1995" style="position:absolute;width:2819;height:2345;left:44457;top:9405;" filled="f" stroked="f">
                  <v:textbox inset="0,0,0,0">
                    <w:txbxContent>
                      <w:p>
                        <w:pPr>
                          <w:spacing w:before="0" w:after="160" w:line="259" w:lineRule="auto"/>
                          <w:ind w:left="0" w:right="0" w:firstLine="0"/>
                          <w:jc w:val="left"/>
                        </w:pPr>
                        <w:r>
                          <w:rPr>
                            <w:rFonts w:cs="Arial" w:hAnsi="Arial" w:eastAsia="Arial" w:ascii="Arial"/>
                            <w:sz w:val="30"/>
                          </w:rPr>
                          <w:t xml:space="preserve">44</w:t>
                        </w:r>
                      </w:p>
                    </w:txbxContent>
                  </v:textbox>
                </v:rect>
                <v:rect id="Rectangle 1996" style="position:absolute;width:1409;height:2345;left:50557;top:9405;" filled="f" stroked="f">
                  <v:textbox inset="0,0,0,0">
                    <w:txbxContent>
                      <w:p>
                        <w:pPr>
                          <w:spacing w:before="0" w:after="160" w:line="259" w:lineRule="auto"/>
                          <w:ind w:left="0" w:right="0" w:firstLine="0"/>
                          <w:jc w:val="left"/>
                        </w:pPr>
                        <w:r>
                          <w:rPr>
                            <w:rFonts w:cs="Arial" w:hAnsi="Arial" w:eastAsia="Arial" w:ascii="Arial"/>
                            <w:sz w:val="30"/>
                          </w:rPr>
                          <w:t xml:space="preserve">1</w:t>
                        </w:r>
                      </w:p>
                    </w:txbxContent>
                  </v:textbox>
                </v:rect>
                <v:rect id="Rectangle 1997" style="position:absolute;width:1409;height:2345;left:44987;top:4040;" filled="f" stroked="f">
                  <v:textbox inset="0,0,0,0">
                    <w:txbxContent>
                      <w:p>
                        <w:pPr>
                          <w:spacing w:before="0" w:after="160" w:line="259" w:lineRule="auto"/>
                          <w:ind w:left="0" w:right="0" w:firstLine="0"/>
                          <w:jc w:val="left"/>
                        </w:pPr>
                        <w:r>
                          <w:rPr>
                            <w:rFonts w:cs="Arial" w:hAnsi="Arial" w:eastAsia="Arial" w:ascii="Arial"/>
                            <w:sz w:val="30"/>
                          </w:rPr>
                          <w:t xml:space="preserve">2</w:t>
                        </w:r>
                      </w:p>
                    </w:txbxContent>
                  </v:textbox>
                </v:rect>
                <v:rect id="Rectangle 1998" style="position:absolute;width:2819;height:2345;left:50027;top:4040;" filled="f" stroked="f">
                  <v:textbox inset="0,0,0,0">
                    <w:txbxContent>
                      <w:p>
                        <w:pPr>
                          <w:spacing w:before="0" w:after="160" w:line="259" w:lineRule="auto"/>
                          <w:ind w:left="0" w:right="0" w:firstLine="0"/>
                          <w:jc w:val="left"/>
                        </w:pPr>
                        <w:r>
                          <w:rPr>
                            <w:rFonts w:cs="Arial" w:hAnsi="Arial" w:eastAsia="Arial" w:ascii="Arial"/>
                            <w:sz w:val="30"/>
                          </w:rPr>
                          <w:t xml:space="preserve">20</w:t>
                        </w:r>
                      </w:p>
                    </w:txbxContent>
                  </v:textbox>
                </v:rect>
                <v:shape id="Shape 1999" style="position:absolute;width:12253;height:11801;left:42175;top:1506;" coordsize="1225380,1180153" path="m0,1180153l1225380,1180153l1225380,0l0,0x">
                  <v:stroke weight="0.515042pt" endcap="round" joinstyle="round" on="true" color="#333333"/>
                  <v:fill on="false" color="#000000" opacity="0"/>
                </v:shape>
                <v:shape id="Shape 154555" style="position:absolute;width:12253;height:1068;left:42175;top:437;" coordsize="1225380,106899" path="m0,0l1225380,0l1225380,106899l0,106899l0,0">
                  <v:stroke weight="0.515042pt" endcap="round" joinstyle="round" on="true" color="#333333"/>
                  <v:fill on="true" color="#d9d9d9"/>
                </v:shape>
                <v:rect id="Rectangle 2001" style="position:absolute;width:3693;height:643;left:46914;top:784;" filled="f" stroked="f">
                  <v:textbox inset="0,0,0,0">
                    <w:txbxContent>
                      <w:p>
                        <w:pPr>
                          <w:spacing w:before="0" w:after="160" w:line="259" w:lineRule="auto"/>
                          <w:ind w:left="0" w:right="0" w:firstLine="0"/>
                          <w:jc w:val="left"/>
                        </w:pPr>
                        <w:r>
                          <w:rPr>
                            <w:rFonts w:cs="Arial" w:hAnsi="Arial" w:eastAsia="Arial" w:ascii="Arial"/>
                            <w:color w:val="1a1a1a"/>
                            <w:sz w:val="8"/>
                          </w:rPr>
                          <w:t xml:space="preserve">Rapid−CNS</w:t>
                        </w:r>
                      </w:p>
                    </w:txbxContent>
                  </v:textbox>
                </v:rect>
                <v:shape id="Shape 2002" style="position:absolute;width:0;height:167;left:45517;top:13308;" coordsize="0,16745" path="m0,16745l0,0">
                  <v:stroke weight="0.515042pt" endcap="flat" joinstyle="round" on="true" color="#333333"/>
                  <v:fill on="false" color="#000000" opacity="0"/>
                </v:shape>
                <v:shape id="Shape 2003" style="position:absolute;width:0;height:167;left:51087;top:13308;" coordsize="0,16745" path="m0,16745l0,0">
                  <v:stroke weight="0.515042pt" endcap="flat" joinstyle="round" on="true" color="#333333"/>
                  <v:fill on="false" color="#000000" opacity="0"/>
                </v:shape>
                <v:rect id="Rectangle 2006" style="position:absolute;width:4272;height:643;left:38661;top:9901;" filled="f" stroked="f">
                  <v:textbox inset="0,0,0,0">
                    <w:txbxContent>
                      <w:p>
                        <w:pPr>
                          <w:spacing w:before="0" w:after="160" w:line="259" w:lineRule="auto"/>
                          <w:ind w:left="0" w:right="0" w:firstLine="0"/>
                          <w:jc w:val="left"/>
                        </w:pPr>
                        <w:r>
                          <w:rPr>
                            <w:rFonts w:cs="Arial" w:hAnsi="Arial" w:eastAsia="Arial" w:ascii="Arial"/>
                            <w:color w:val="4d4d4d"/>
                            <w:sz w:val="8"/>
                          </w:rPr>
                          <w:t xml:space="preserve">UnMethylated</w:t>
                        </w:r>
                      </w:p>
                    </w:txbxContent>
                  </v:textbox>
                </v:rect>
                <v:rect id="Rectangle 2007" style="position:absolute;width:3383;height:643;left:39330;top:4537;" filled="f" stroked="f">
                  <v:textbox inset="0,0,0,0">
                    <w:txbxContent>
                      <w:p>
                        <w:pPr>
                          <w:spacing w:before="0" w:after="160" w:line="259" w:lineRule="auto"/>
                          <w:ind w:left="0" w:right="0" w:firstLine="0"/>
                          <w:jc w:val="left"/>
                        </w:pPr>
                        <w:r>
                          <w:rPr>
                            <w:rFonts w:cs="Arial" w:hAnsi="Arial" w:eastAsia="Arial" w:ascii="Arial"/>
                            <w:color w:val="4d4d4d"/>
                            <w:sz w:val="8"/>
                          </w:rPr>
                          <w:t xml:space="preserve">Methylated</w:t>
                        </w:r>
                      </w:p>
                    </w:txbxContent>
                  </v:textbox>
                </v:rect>
                <v:shape id="Shape 2008" style="position:absolute;width:167;height:0;left:42008;top:10089;" coordsize="16745,0" path="m0,0l16745,0">
                  <v:stroke weight="0.515042pt" endcap="flat" joinstyle="round" on="true" color="#333333"/>
                  <v:fill on="false" color="#000000" opacity="0"/>
                </v:shape>
                <v:shape id="Shape 2009" style="position:absolute;width:167;height:0;left:42008;top:4725;" coordsize="16745,0" path="m0,0l16745,0">
                  <v:stroke weight="0.515042pt" endcap="flat" joinstyle="round" on="true" color="#333333"/>
                  <v:fill on="false" color="#000000" opacity="0"/>
                </v:shape>
                <v:rect id="Rectangle 2011" style="position:absolute;width:6913;height:827;left:34844;top:6135;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1"/>
                          </w:rPr>
                          <w:t xml:space="preserve">STP27 Nanopore</w:t>
                        </w:r>
                      </w:p>
                    </w:txbxContent>
                  </v:textbox>
                </v:rect>
              </v:group>
            </w:pict>
          </mc:Fallback>
        </mc:AlternateContent>
      </w:r>
    </w:p>
    <w:p w14:paraId="1F77BCDA" w14:textId="77777777" w:rsidR="00DA2B11" w:rsidRDefault="004C3EA9">
      <w:pPr>
        <w:tabs>
          <w:tab w:val="center" w:pos="702"/>
          <w:tab w:val="center" w:pos="1149"/>
          <w:tab w:val="center" w:pos="1595"/>
          <w:tab w:val="center" w:pos="2042"/>
          <w:tab w:val="center" w:pos="5157"/>
          <w:tab w:val="center" w:pos="7408"/>
          <w:tab w:val="center" w:pos="8285"/>
        </w:tabs>
        <w:spacing w:after="63" w:line="259" w:lineRule="auto"/>
        <w:ind w:left="0" w:right="0" w:firstLine="0"/>
        <w:jc w:val="left"/>
      </w:pPr>
      <w:r>
        <w:rPr>
          <w:rFonts w:ascii="Calibri" w:eastAsia="Calibri" w:hAnsi="Calibri" w:cs="Calibri"/>
        </w:rPr>
        <w:tab/>
      </w:r>
      <w:r>
        <w:rPr>
          <w:rFonts w:ascii="Arial" w:eastAsia="Arial" w:hAnsi="Arial" w:cs="Arial"/>
          <w:color w:val="4D4D4D"/>
          <w:sz w:val="12"/>
        </w:rPr>
        <w:t>0</w:t>
      </w:r>
      <w:r>
        <w:rPr>
          <w:rFonts w:ascii="Arial" w:eastAsia="Arial" w:hAnsi="Arial" w:cs="Arial"/>
          <w:color w:val="4D4D4D"/>
          <w:sz w:val="12"/>
        </w:rPr>
        <w:tab/>
        <w:t>25</w:t>
      </w:r>
      <w:r>
        <w:rPr>
          <w:rFonts w:ascii="Arial" w:eastAsia="Arial" w:hAnsi="Arial" w:cs="Arial"/>
          <w:color w:val="4D4D4D"/>
          <w:sz w:val="12"/>
        </w:rPr>
        <w:tab/>
        <w:t>50</w:t>
      </w:r>
      <w:r>
        <w:rPr>
          <w:rFonts w:ascii="Arial" w:eastAsia="Arial" w:hAnsi="Arial" w:cs="Arial"/>
          <w:color w:val="4D4D4D"/>
          <w:sz w:val="12"/>
        </w:rPr>
        <w:tab/>
        <w:t>75</w:t>
      </w:r>
      <w:r>
        <w:rPr>
          <w:rFonts w:ascii="Arial" w:eastAsia="Arial" w:hAnsi="Arial" w:cs="Arial"/>
          <w:color w:val="4D4D4D"/>
          <w:sz w:val="12"/>
        </w:rPr>
        <w:tab/>
      </w:r>
      <w:r>
        <w:rPr>
          <w:rFonts w:ascii="Arial" w:eastAsia="Arial" w:hAnsi="Arial" w:cs="Arial"/>
          <w:sz w:val="11"/>
        </w:rPr>
        <w:t>Known methylation status</w:t>
      </w:r>
      <w:r>
        <w:rPr>
          <w:rFonts w:ascii="Arial" w:eastAsia="Arial" w:hAnsi="Arial" w:cs="Arial"/>
          <w:sz w:val="11"/>
        </w:rPr>
        <w:tab/>
      </w:r>
      <w:proofErr w:type="spellStart"/>
      <w:r>
        <w:rPr>
          <w:rFonts w:ascii="Arial" w:eastAsia="Arial" w:hAnsi="Arial" w:cs="Arial"/>
          <w:color w:val="4D4D4D"/>
          <w:sz w:val="8"/>
        </w:rPr>
        <w:t>UnMethylated</w:t>
      </w:r>
      <w:proofErr w:type="spellEnd"/>
      <w:r>
        <w:rPr>
          <w:rFonts w:ascii="Arial" w:eastAsia="Arial" w:hAnsi="Arial" w:cs="Arial"/>
          <w:color w:val="4D4D4D"/>
          <w:sz w:val="8"/>
        </w:rPr>
        <w:tab/>
        <w:t>Methylated</w:t>
      </w:r>
    </w:p>
    <w:p w14:paraId="4F94C113" w14:textId="77777777" w:rsidR="00DA2B11" w:rsidRDefault="004C3EA9">
      <w:pPr>
        <w:tabs>
          <w:tab w:val="center" w:pos="1536"/>
          <w:tab w:val="center" w:pos="7846"/>
        </w:tabs>
        <w:spacing w:after="150" w:line="259" w:lineRule="auto"/>
        <w:ind w:left="0" w:right="0" w:firstLine="0"/>
        <w:jc w:val="left"/>
      </w:pPr>
      <w:r>
        <w:rPr>
          <w:rFonts w:ascii="Calibri" w:eastAsia="Calibri" w:hAnsi="Calibri" w:cs="Calibri"/>
        </w:rPr>
        <w:tab/>
      </w:r>
      <w:r>
        <w:rPr>
          <w:rFonts w:ascii="Arial" w:eastAsia="Arial" w:hAnsi="Arial" w:cs="Arial"/>
          <w:sz w:val="15"/>
        </w:rPr>
        <w:t>CpG 31 (cg12434587)</w:t>
      </w:r>
      <w:r>
        <w:rPr>
          <w:rFonts w:ascii="Arial" w:eastAsia="Arial" w:hAnsi="Arial" w:cs="Arial"/>
          <w:sz w:val="15"/>
        </w:rPr>
        <w:tab/>
      </w:r>
      <w:r>
        <w:rPr>
          <w:rFonts w:ascii="Arial" w:eastAsia="Arial" w:hAnsi="Arial" w:cs="Arial"/>
          <w:sz w:val="15"/>
          <w:vertAlign w:val="superscript"/>
        </w:rPr>
        <w:t>Known status</w:t>
      </w:r>
    </w:p>
    <w:p w14:paraId="18BFD37E" w14:textId="77777777" w:rsidR="00DA2B11" w:rsidRDefault="004C3EA9">
      <w:pPr>
        <w:tabs>
          <w:tab w:val="center" w:pos="4964"/>
          <w:tab w:val="center" w:pos="7507"/>
        </w:tabs>
        <w:spacing w:after="475" w:line="259" w:lineRule="auto"/>
        <w:ind w:left="0" w:right="0" w:firstLine="0"/>
        <w:jc w:val="left"/>
      </w:pPr>
      <w:r>
        <w:rPr>
          <w:rFonts w:ascii="Calibri" w:eastAsia="Calibri" w:hAnsi="Calibri" w:cs="Calibri"/>
        </w:rPr>
        <w:tab/>
      </w:r>
      <w:r>
        <w:rPr>
          <w:sz w:val="20"/>
        </w:rPr>
        <w:t>(b)</w:t>
      </w:r>
      <w:r>
        <w:rPr>
          <w:sz w:val="20"/>
        </w:rPr>
        <w:tab/>
        <w:t>(c)</w:t>
      </w:r>
    </w:p>
    <w:p w14:paraId="1221373B" w14:textId="77777777" w:rsidR="00DA2B11" w:rsidRDefault="004C3EA9">
      <w:pPr>
        <w:spacing w:after="211" w:line="259" w:lineRule="auto"/>
        <w:ind w:left="1867" w:right="1055"/>
      </w:pPr>
      <w:r>
        <w:rPr>
          <w:sz w:val="20"/>
        </w:rPr>
        <w:t>(a)</w:t>
      </w:r>
    </w:p>
    <w:p w14:paraId="1F509D97" w14:textId="670D9C55" w:rsidR="00DA2B11" w:rsidRDefault="004C3EA9">
      <w:pPr>
        <w:spacing w:after="411" w:line="257" w:lineRule="auto"/>
        <w:ind w:left="-5" w:right="0"/>
      </w:pPr>
      <w:r>
        <w:t xml:space="preserve">Figure 3: Comparison of nanopore sequencing results for CpG sites 31 and 84 in the MGMT CpG island to the MGMT STP27 classifies. a) Methylation percentage of </w:t>
      </w:r>
      <w:proofErr w:type="spellStart"/>
      <w:r>
        <w:t>CpGs</w:t>
      </w:r>
      <w:proofErr w:type="spellEnd"/>
      <w:r>
        <w:t xml:space="preserve"> 31 and 84 for all samples in the Rapid-CNS cohort. Known status of these samples was </w:t>
      </w:r>
      <w:proofErr w:type="spellStart"/>
      <w:r>
        <w:t>derrived</w:t>
      </w:r>
      <w:proofErr w:type="spellEnd"/>
      <w:r>
        <w:t xml:space="preserve"> from the STP27 classifier. b) Average methylation of </w:t>
      </w:r>
      <w:proofErr w:type="spellStart"/>
      <w:r>
        <w:t>CpGs</w:t>
      </w:r>
      <w:proofErr w:type="spellEnd"/>
      <w:r>
        <w:t xml:space="preserve"> 31 and 84 plotted agains</w:t>
      </w:r>
      <w:ins w:id="104" w:author="Einar" w:date="2023-05-13T13:58:00Z">
        <w:r w:rsidR="00B6526E">
          <w:t>t</w:t>
        </w:r>
      </w:ins>
      <w:r>
        <w:t xml:space="preserve"> the known methylation status. c) Confusion matrix showing concordance of STP27 classifier (known status</w:t>
      </w:r>
      <w:del w:id="105" w:author="Einar" w:date="2023-05-13T13:58:00Z">
        <w:r w:rsidDel="00B6526E">
          <w:delText>)</w:delText>
        </w:r>
      </w:del>
      <w:ins w:id="106" w:author="Einar" w:date="2023-05-13T13:58:00Z">
        <w:r w:rsidR="00B6526E">
          <w:t>),</w:t>
        </w:r>
      </w:ins>
      <w:r>
        <w:t xml:space="preserve"> and classification based on average methylation of </w:t>
      </w:r>
      <w:proofErr w:type="spellStart"/>
      <w:r>
        <w:t>CpGs</w:t>
      </w:r>
      <w:proofErr w:type="spellEnd"/>
      <w:r>
        <w:t xml:space="preserve"> 31 and 84 as determined by nanopore sequencing.</w:t>
      </w:r>
    </w:p>
    <w:p w14:paraId="72BA6472" w14:textId="77777777" w:rsidR="00DA2B11" w:rsidRDefault="004C3EA9">
      <w:pPr>
        <w:spacing w:after="250" w:line="259" w:lineRule="auto"/>
        <w:ind w:left="0" w:right="975" w:firstLine="0"/>
        <w:jc w:val="right"/>
      </w:pPr>
      <w:r>
        <w:rPr>
          <w:noProof/>
          <w:lang w:val="nb-NO" w:eastAsia="nb-NO"/>
        </w:rPr>
        <w:drawing>
          <wp:inline distT="0" distB="0" distL="0" distR="0" wp14:anchorId="3B4B97EC" wp14:editId="5E101798">
            <wp:extent cx="4529328" cy="1959864"/>
            <wp:effectExtent l="0" t="0" r="0" b="0"/>
            <wp:docPr id="153479" name="Picture 153479"/>
            <wp:cNvGraphicFramePr/>
            <a:graphic xmlns:a="http://schemas.openxmlformats.org/drawingml/2006/main">
              <a:graphicData uri="http://schemas.openxmlformats.org/drawingml/2006/picture">
                <pic:pic xmlns:pic="http://schemas.openxmlformats.org/drawingml/2006/picture">
                  <pic:nvPicPr>
                    <pic:cNvPr id="153479" name="Picture 153479"/>
                    <pic:cNvPicPr/>
                  </pic:nvPicPr>
                  <pic:blipFill>
                    <a:blip r:embed="rId17"/>
                    <a:stretch>
                      <a:fillRect/>
                    </a:stretch>
                  </pic:blipFill>
                  <pic:spPr>
                    <a:xfrm>
                      <a:off x="0" y="0"/>
                      <a:ext cx="4529328" cy="1959864"/>
                    </a:xfrm>
                    <a:prstGeom prst="rect">
                      <a:avLst/>
                    </a:prstGeom>
                  </pic:spPr>
                </pic:pic>
              </a:graphicData>
            </a:graphic>
          </wp:inline>
        </w:drawing>
      </w:r>
      <w:r>
        <w:rPr>
          <w:rFonts w:ascii="Arial" w:eastAsia="Arial" w:hAnsi="Arial" w:cs="Arial"/>
          <w:sz w:val="9"/>
        </w:rPr>
        <w:t>5</w:t>
      </w:r>
    </w:p>
    <w:p w14:paraId="73AC6B43" w14:textId="77777777" w:rsidR="00DA2B11" w:rsidRDefault="004C3EA9">
      <w:pPr>
        <w:tabs>
          <w:tab w:val="center" w:pos="2677"/>
          <w:tab w:val="center" w:pos="6348"/>
        </w:tabs>
        <w:spacing w:after="206" w:line="265" w:lineRule="auto"/>
        <w:ind w:left="0" w:right="0" w:firstLine="0"/>
        <w:jc w:val="left"/>
      </w:pPr>
      <w:r>
        <w:rPr>
          <w:rFonts w:ascii="Calibri" w:eastAsia="Calibri" w:hAnsi="Calibri" w:cs="Calibri"/>
        </w:rPr>
        <w:tab/>
      </w:r>
      <w:r>
        <w:rPr>
          <w:sz w:val="20"/>
        </w:rPr>
        <w:t>(a)</w:t>
      </w:r>
      <w:r>
        <w:rPr>
          <w:sz w:val="20"/>
        </w:rPr>
        <w:tab/>
        <w:t>(b)</w:t>
      </w:r>
    </w:p>
    <w:p w14:paraId="389BE14D" w14:textId="524FB3EC" w:rsidR="00DA2B11" w:rsidRDefault="004C3EA9">
      <w:pPr>
        <w:spacing w:line="257" w:lineRule="auto"/>
        <w:ind w:left="-5" w:right="0"/>
      </w:pPr>
      <w:r>
        <w:t xml:space="preserve">Figure 4: a) Comparison of cumulative methylation of the </w:t>
      </w:r>
      <w:proofErr w:type="spellStart"/>
      <w:r>
        <w:t>CpGs</w:t>
      </w:r>
      <w:proofErr w:type="spellEnd"/>
      <w:r>
        <w:t xml:space="preserve"> 74 -98 in the MGMT promoter region based on nanopore methylation and known status of samples. Method proposed by [</w:t>
      </w:r>
      <w:proofErr w:type="spellStart"/>
      <w:r>
        <w:rPr>
          <w:color w:val="0000FF"/>
        </w:rPr>
        <w:t>Siller</w:t>
      </w:r>
      <w:proofErr w:type="spellEnd"/>
      <w:r>
        <w:rPr>
          <w:color w:val="0000FF"/>
        </w:rPr>
        <w:t xml:space="preserve"> et al., 2021</w:t>
      </w:r>
      <w:r>
        <w:t xml:space="preserve">]. b). Comparison of average methylation percentage by nanopore sequencing of all CpG sites in the MGMT CpG island to known status. Known status of </w:t>
      </w:r>
      <w:del w:id="107" w:author="Einar" w:date="2023-05-13T13:58:00Z">
        <w:r w:rsidDel="00B6526E">
          <w:delText>”Radium”</w:delText>
        </w:r>
      </w:del>
      <w:ins w:id="108" w:author="Einar" w:date="2023-05-13T13:58:00Z">
        <w:r w:rsidR="00B6526E">
          <w:t xml:space="preserve">retrospectively </w:t>
        </w:r>
        <w:proofErr w:type="spellStart"/>
        <w:r w:rsidR="00B6526E">
          <w:t>analyzed</w:t>
        </w:r>
      </w:ins>
      <w:proofErr w:type="spellEnd"/>
      <w:r>
        <w:t xml:space="preserve"> samples derived by MGMT pyro</w:t>
      </w:r>
      <w:ins w:id="109" w:author="Einar" w:date="2023-05-13T13:58:00Z">
        <w:r w:rsidR="00B6526E">
          <w:t>sequencing</w:t>
        </w:r>
      </w:ins>
      <w:r>
        <w:t xml:space="preserve"> kit</w:t>
      </w:r>
      <w:del w:id="110" w:author="Einar" w:date="2023-05-13T13:58:00Z">
        <w:r w:rsidDel="00B6526E">
          <w:delText>a</w:delText>
        </w:r>
      </w:del>
      <w:r>
        <w:t>, known status of ”Rapid-CNS” samples derived from methylation bead array (MGMT STP-27 classifier).</w:t>
      </w:r>
    </w:p>
    <w:p w14:paraId="4F1F1978" w14:textId="77777777" w:rsidR="00DA2B11" w:rsidRDefault="004C3EA9">
      <w:pPr>
        <w:spacing w:after="89" w:line="259" w:lineRule="auto"/>
        <w:ind w:left="0" w:right="806" w:firstLine="0"/>
        <w:jc w:val="right"/>
      </w:pPr>
      <w:r>
        <w:rPr>
          <w:rFonts w:ascii="Arial" w:eastAsia="Arial" w:hAnsi="Arial" w:cs="Arial"/>
          <w:sz w:val="10"/>
        </w:rPr>
        <w:t xml:space="preserve"> </w:t>
      </w:r>
    </w:p>
    <w:p w14:paraId="032244B4" w14:textId="298D3DA2" w:rsidR="004C3EA9" w:rsidRDefault="004C3EA9" w:rsidP="004C3EA9">
      <w:pPr>
        <w:spacing w:after="240" w:line="285" w:lineRule="auto"/>
        <w:ind w:right="634"/>
        <w:jc w:val="center"/>
        <w:rPr>
          <w:sz w:val="20"/>
        </w:rPr>
      </w:pPr>
      <w:r>
        <w:rPr>
          <w:noProof/>
          <w:lang w:val="nb-NO" w:eastAsia="nb-NO"/>
        </w:rPr>
        <w:lastRenderedPageBreak/>
        <w:drawing>
          <wp:anchor distT="0" distB="0" distL="114300" distR="114300" simplePos="0" relativeHeight="251668480" behindDoc="1" locked="0" layoutInCell="1" allowOverlap="1" wp14:anchorId="4B226E0E" wp14:editId="5DF604D7">
            <wp:simplePos x="0" y="0"/>
            <wp:positionH relativeFrom="margin">
              <wp:align>center</wp:align>
            </wp:positionH>
            <wp:positionV relativeFrom="paragraph">
              <wp:posOffset>3776980</wp:posOffset>
            </wp:positionV>
            <wp:extent cx="5102352" cy="899160"/>
            <wp:effectExtent l="0" t="0" r="3175" b="0"/>
            <wp:wrapTight wrapText="bothSides">
              <wp:wrapPolygon edited="0">
                <wp:start x="242" y="0"/>
                <wp:lineTo x="0" y="4119"/>
                <wp:lineTo x="0" y="18763"/>
                <wp:lineTo x="3790" y="21051"/>
                <wp:lineTo x="9839" y="21051"/>
                <wp:lineTo x="10565" y="21051"/>
                <wp:lineTo x="17258" y="21051"/>
                <wp:lineTo x="20242" y="19220"/>
                <wp:lineTo x="20162" y="14644"/>
                <wp:lineTo x="21533" y="11441"/>
                <wp:lineTo x="21533" y="7322"/>
                <wp:lineTo x="20162" y="0"/>
                <wp:lineTo x="242" y="0"/>
              </wp:wrapPolygon>
            </wp:wrapTight>
            <wp:docPr id="153483" name="Picture 153483"/>
            <wp:cNvGraphicFramePr/>
            <a:graphic xmlns:a="http://schemas.openxmlformats.org/drawingml/2006/main">
              <a:graphicData uri="http://schemas.openxmlformats.org/drawingml/2006/picture">
                <pic:pic xmlns:pic="http://schemas.openxmlformats.org/drawingml/2006/picture">
                  <pic:nvPicPr>
                    <pic:cNvPr id="153483" name="Picture 15348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02352" cy="899160"/>
                    </a:xfrm>
                    <a:prstGeom prst="rect">
                      <a:avLst/>
                    </a:prstGeom>
                  </pic:spPr>
                </pic:pic>
              </a:graphicData>
            </a:graphic>
            <wp14:sizeRelH relativeFrom="page">
              <wp14:pctWidth>0</wp14:pctWidth>
            </wp14:sizeRelH>
            <wp14:sizeRelV relativeFrom="page">
              <wp14:pctHeight>0</wp14:pctHeight>
            </wp14:sizeRelV>
          </wp:anchor>
        </w:drawing>
      </w:r>
      <w:r>
        <w:rPr>
          <w:noProof/>
          <w:lang w:val="nb-NO" w:eastAsia="nb-NO"/>
        </w:rPr>
        <w:drawing>
          <wp:anchor distT="0" distB="0" distL="114300" distR="114300" simplePos="0" relativeHeight="251661312" behindDoc="0" locked="0" layoutInCell="1" allowOverlap="0" wp14:anchorId="2A65FA69" wp14:editId="035B8E35">
            <wp:simplePos x="0" y="0"/>
            <wp:positionH relativeFrom="column">
              <wp:posOffset>14224</wp:posOffset>
            </wp:positionH>
            <wp:positionV relativeFrom="paragraph">
              <wp:posOffset>-640117</wp:posOffset>
            </wp:positionV>
            <wp:extent cx="5635752" cy="3480816"/>
            <wp:effectExtent l="0" t="0" r="0" b="0"/>
            <wp:wrapSquare wrapText="bothSides"/>
            <wp:docPr id="153481" name="Picture 153481"/>
            <wp:cNvGraphicFramePr/>
            <a:graphic xmlns:a="http://schemas.openxmlformats.org/drawingml/2006/main">
              <a:graphicData uri="http://schemas.openxmlformats.org/drawingml/2006/picture">
                <pic:pic xmlns:pic="http://schemas.openxmlformats.org/drawingml/2006/picture">
                  <pic:nvPicPr>
                    <pic:cNvPr id="153481" name="Picture 153481"/>
                    <pic:cNvPicPr/>
                  </pic:nvPicPr>
                  <pic:blipFill>
                    <a:blip r:embed="rId19"/>
                    <a:stretch>
                      <a:fillRect/>
                    </a:stretch>
                  </pic:blipFill>
                  <pic:spPr>
                    <a:xfrm>
                      <a:off x="0" y="0"/>
                      <a:ext cx="5635752" cy="3480816"/>
                    </a:xfrm>
                    <a:prstGeom prst="rect">
                      <a:avLst/>
                    </a:prstGeom>
                  </pic:spPr>
                </pic:pic>
              </a:graphicData>
            </a:graphic>
          </wp:anchor>
        </w:drawing>
      </w:r>
      <w:r>
        <w:rPr>
          <w:sz w:val="20"/>
        </w:rPr>
        <w:t>a)</w:t>
      </w:r>
    </w:p>
    <w:p w14:paraId="729AE165" w14:textId="244FEEEA" w:rsidR="004C3EA9" w:rsidRDefault="004C3EA9" w:rsidP="004C3EA9">
      <w:pPr>
        <w:spacing w:after="240" w:line="285" w:lineRule="auto"/>
        <w:ind w:right="634"/>
        <w:jc w:val="center"/>
        <w:rPr>
          <w:sz w:val="20"/>
        </w:rPr>
      </w:pPr>
    </w:p>
    <w:p w14:paraId="519BC36C" w14:textId="77777777" w:rsidR="004C3EA9" w:rsidRDefault="004C3EA9" w:rsidP="004C3EA9">
      <w:pPr>
        <w:spacing w:after="240" w:line="285" w:lineRule="auto"/>
        <w:ind w:right="634"/>
        <w:jc w:val="center"/>
        <w:rPr>
          <w:sz w:val="20"/>
        </w:rPr>
      </w:pPr>
    </w:p>
    <w:p w14:paraId="37623638" w14:textId="4C44B6B6" w:rsidR="00DA2B11" w:rsidRDefault="004C3EA9" w:rsidP="004C3EA9">
      <w:pPr>
        <w:spacing w:after="240" w:line="285" w:lineRule="auto"/>
        <w:ind w:right="634"/>
        <w:jc w:val="center"/>
      </w:pPr>
      <w:r>
        <w:rPr>
          <w:sz w:val="20"/>
        </w:rPr>
        <w:t>(b)</w:t>
      </w:r>
    </w:p>
    <w:p w14:paraId="4DC6E2A0" w14:textId="77777777" w:rsidR="00DA2B11" w:rsidRDefault="004C3EA9">
      <w:pPr>
        <w:spacing w:after="133" w:line="259" w:lineRule="auto"/>
        <w:ind w:left="939" w:right="0" w:firstLine="0"/>
        <w:jc w:val="left"/>
      </w:pPr>
      <w:r>
        <w:rPr>
          <w:rFonts w:ascii="Calibri" w:eastAsia="Calibri" w:hAnsi="Calibri" w:cs="Calibri"/>
          <w:noProof/>
          <w:lang w:val="nb-NO" w:eastAsia="nb-NO"/>
        </w:rPr>
        <mc:AlternateContent>
          <mc:Choice Requires="wpg">
            <w:drawing>
              <wp:inline distT="0" distB="0" distL="0" distR="0" wp14:anchorId="258E9DD4" wp14:editId="6B4992F3">
                <wp:extent cx="4538311" cy="871364"/>
                <wp:effectExtent l="0" t="0" r="0" b="0"/>
                <wp:docPr id="152799" name="Group 152799"/>
                <wp:cNvGraphicFramePr/>
                <a:graphic xmlns:a="http://schemas.openxmlformats.org/drawingml/2006/main">
                  <a:graphicData uri="http://schemas.microsoft.com/office/word/2010/wordprocessingGroup">
                    <wpg:wgp>
                      <wpg:cNvGrpSpPr/>
                      <wpg:grpSpPr>
                        <a:xfrm>
                          <a:off x="0" y="0"/>
                          <a:ext cx="4538311" cy="871364"/>
                          <a:chOff x="0" y="0"/>
                          <a:chExt cx="4538311" cy="871364"/>
                        </a:xfrm>
                      </wpg:grpSpPr>
                      <wps:wsp>
                        <wps:cNvPr id="18464" name="Shape 18464"/>
                        <wps:cNvSpPr/>
                        <wps:spPr>
                          <a:xfrm>
                            <a:off x="182112" y="696854"/>
                            <a:ext cx="4356199" cy="0"/>
                          </a:xfrm>
                          <a:custGeom>
                            <a:avLst/>
                            <a:gdLst/>
                            <a:ahLst/>
                            <a:cxnLst/>
                            <a:rect l="0" t="0" r="0" b="0"/>
                            <a:pathLst>
                              <a:path w="4356199">
                                <a:moveTo>
                                  <a:pt x="0" y="0"/>
                                </a:moveTo>
                                <a:lnTo>
                                  <a:pt x="4356199" y="0"/>
                                </a:lnTo>
                              </a:path>
                            </a:pathLst>
                          </a:custGeom>
                          <a:ln w="2250" cap="flat">
                            <a:round/>
                          </a:ln>
                        </wps:spPr>
                        <wps:style>
                          <a:lnRef idx="1">
                            <a:srgbClr val="EBEBEB"/>
                          </a:lnRef>
                          <a:fillRef idx="0">
                            <a:srgbClr val="000000">
                              <a:alpha val="0"/>
                            </a:srgbClr>
                          </a:fillRef>
                          <a:effectRef idx="0">
                            <a:scrgbClr r="0" g="0" b="0"/>
                          </a:effectRef>
                          <a:fontRef idx="none"/>
                        </wps:style>
                        <wps:bodyPr/>
                      </wps:wsp>
                      <wps:wsp>
                        <wps:cNvPr id="18465" name="Shape 18465"/>
                        <wps:cNvSpPr/>
                        <wps:spPr>
                          <a:xfrm>
                            <a:off x="182112" y="524074"/>
                            <a:ext cx="4356199" cy="0"/>
                          </a:xfrm>
                          <a:custGeom>
                            <a:avLst/>
                            <a:gdLst/>
                            <a:ahLst/>
                            <a:cxnLst/>
                            <a:rect l="0" t="0" r="0" b="0"/>
                            <a:pathLst>
                              <a:path w="4356199">
                                <a:moveTo>
                                  <a:pt x="0" y="0"/>
                                </a:moveTo>
                                <a:lnTo>
                                  <a:pt x="4356199" y="0"/>
                                </a:lnTo>
                              </a:path>
                            </a:pathLst>
                          </a:custGeom>
                          <a:ln w="2250" cap="flat">
                            <a:round/>
                          </a:ln>
                        </wps:spPr>
                        <wps:style>
                          <a:lnRef idx="1">
                            <a:srgbClr val="EBEBEB"/>
                          </a:lnRef>
                          <a:fillRef idx="0">
                            <a:srgbClr val="000000">
                              <a:alpha val="0"/>
                            </a:srgbClr>
                          </a:fillRef>
                          <a:effectRef idx="0">
                            <a:scrgbClr r="0" g="0" b="0"/>
                          </a:effectRef>
                          <a:fontRef idx="none"/>
                        </wps:style>
                        <wps:bodyPr/>
                      </wps:wsp>
                      <wps:wsp>
                        <wps:cNvPr id="18466" name="Shape 18466"/>
                        <wps:cNvSpPr/>
                        <wps:spPr>
                          <a:xfrm>
                            <a:off x="182112" y="351293"/>
                            <a:ext cx="4356199" cy="0"/>
                          </a:xfrm>
                          <a:custGeom>
                            <a:avLst/>
                            <a:gdLst/>
                            <a:ahLst/>
                            <a:cxnLst/>
                            <a:rect l="0" t="0" r="0" b="0"/>
                            <a:pathLst>
                              <a:path w="4356199">
                                <a:moveTo>
                                  <a:pt x="0" y="0"/>
                                </a:moveTo>
                                <a:lnTo>
                                  <a:pt x="4356199" y="0"/>
                                </a:lnTo>
                              </a:path>
                            </a:pathLst>
                          </a:custGeom>
                          <a:ln w="2250" cap="flat">
                            <a:round/>
                          </a:ln>
                        </wps:spPr>
                        <wps:style>
                          <a:lnRef idx="1">
                            <a:srgbClr val="EBEBEB"/>
                          </a:lnRef>
                          <a:fillRef idx="0">
                            <a:srgbClr val="000000">
                              <a:alpha val="0"/>
                            </a:srgbClr>
                          </a:fillRef>
                          <a:effectRef idx="0">
                            <a:scrgbClr r="0" g="0" b="0"/>
                          </a:effectRef>
                          <a:fontRef idx="none"/>
                        </wps:style>
                        <wps:bodyPr/>
                      </wps:wsp>
                      <wps:wsp>
                        <wps:cNvPr id="18467" name="Shape 18467"/>
                        <wps:cNvSpPr/>
                        <wps:spPr>
                          <a:xfrm>
                            <a:off x="182112" y="178512"/>
                            <a:ext cx="4356199" cy="0"/>
                          </a:xfrm>
                          <a:custGeom>
                            <a:avLst/>
                            <a:gdLst/>
                            <a:ahLst/>
                            <a:cxnLst/>
                            <a:rect l="0" t="0" r="0" b="0"/>
                            <a:pathLst>
                              <a:path w="4356199">
                                <a:moveTo>
                                  <a:pt x="0" y="0"/>
                                </a:moveTo>
                                <a:lnTo>
                                  <a:pt x="4356199" y="0"/>
                                </a:lnTo>
                              </a:path>
                            </a:pathLst>
                          </a:custGeom>
                          <a:ln w="2250" cap="flat">
                            <a:round/>
                          </a:ln>
                        </wps:spPr>
                        <wps:style>
                          <a:lnRef idx="1">
                            <a:srgbClr val="EBEBEB"/>
                          </a:lnRef>
                          <a:fillRef idx="0">
                            <a:srgbClr val="000000">
                              <a:alpha val="0"/>
                            </a:srgbClr>
                          </a:fillRef>
                          <a:effectRef idx="0">
                            <a:scrgbClr r="0" g="0" b="0"/>
                          </a:effectRef>
                          <a:fontRef idx="none"/>
                        </wps:style>
                        <wps:bodyPr/>
                      </wps:wsp>
                      <wps:wsp>
                        <wps:cNvPr id="18468" name="Shape 18468"/>
                        <wps:cNvSpPr/>
                        <wps:spPr>
                          <a:xfrm>
                            <a:off x="182112" y="5731"/>
                            <a:ext cx="4356199" cy="0"/>
                          </a:xfrm>
                          <a:custGeom>
                            <a:avLst/>
                            <a:gdLst/>
                            <a:ahLst/>
                            <a:cxnLst/>
                            <a:rect l="0" t="0" r="0" b="0"/>
                            <a:pathLst>
                              <a:path w="4356199">
                                <a:moveTo>
                                  <a:pt x="0" y="0"/>
                                </a:moveTo>
                                <a:lnTo>
                                  <a:pt x="4356199" y="0"/>
                                </a:lnTo>
                              </a:path>
                            </a:pathLst>
                          </a:custGeom>
                          <a:ln w="2250" cap="flat">
                            <a:round/>
                          </a:ln>
                        </wps:spPr>
                        <wps:style>
                          <a:lnRef idx="1">
                            <a:srgbClr val="EBEBEB"/>
                          </a:lnRef>
                          <a:fillRef idx="0">
                            <a:srgbClr val="000000">
                              <a:alpha val="0"/>
                            </a:srgbClr>
                          </a:fillRef>
                          <a:effectRef idx="0">
                            <a:scrgbClr r="0" g="0" b="0"/>
                          </a:effectRef>
                          <a:fontRef idx="none"/>
                        </wps:style>
                        <wps:bodyPr/>
                      </wps:wsp>
                      <wps:wsp>
                        <wps:cNvPr id="18469" name="Shape 18469"/>
                        <wps:cNvSpPr/>
                        <wps:spPr>
                          <a:xfrm>
                            <a:off x="1309899" y="0"/>
                            <a:ext cx="0" cy="759472"/>
                          </a:xfrm>
                          <a:custGeom>
                            <a:avLst/>
                            <a:gdLst/>
                            <a:ahLst/>
                            <a:cxnLst/>
                            <a:rect l="0" t="0" r="0" b="0"/>
                            <a:pathLst>
                              <a:path h="759472">
                                <a:moveTo>
                                  <a:pt x="0" y="759472"/>
                                </a:moveTo>
                                <a:lnTo>
                                  <a:pt x="0" y="0"/>
                                </a:lnTo>
                              </a:path>
                            </a:pathLst>
                          </a:custGeom>
                          <a:ln w="2250" cap="flat">
                            <a:round/>
                          </a:ln>
                        </wps:spPr>
                        <wps:style>
                          <a:lnRef idx="1">
                            <a:srgbClr val="EBEBEB"/>
                          </a:lnRef>
                          <a:fillRef idx="0">
                            <a:srgbClr val="000000">
                              <a:alpha val="0"/>
                            </a:srgbClr>
                          </a:fillRef>
                          <a:effectRef idx="0">
                            <a:scrgbClr r="0" g="0" b="0"/>
                          </a:effectRef>
                          <a:fontRef idx="none"/>
                        </wps:style>
                        <wps:bodyPr/>
                      </wps:wsp>
                      <wps:wsp>
                        <wps:cNvPr id="18470" name="Shape 18470"/>
                        <wps:cNvSpPr/>
                        <wps:spPr>
                          <a:xfrm>
                            <a:off x="2687349" y="0"/>
                            <a:ext cx="0" cy="759472"/>
                          </a:xfrm>
                          <a:custGeom>
                            <a:avLst/>
                            <a:gdLst/>
                            <a:ahLst/>
                            <a:cxnLst/>
                            <a:rect l="0" t="0" r="0" b="0"/>
                            <a:pathLst>
                              <a:path h="759472">
                                <a:moveTo>
                                  <a:pt x="0" y="759472"/>
                                </a:moveTo>
                                <a:lnTo>
                                  <a:pt x="0" y="0"/>
                                </a:lnTo>
                              </a:path>
                            </a:pathLst>
                          </a:custGeom>
                          <a:ln w="2250" cap="flat">
                            <a:round/>
                          </a:ln>
                        </wps:spPr>
                        <wps:style>
                          <a:lnRef idx="1">
                            <a:srgbClr val="EBEBEB"/>
                          </a:lnRef>
                          <a:fillRef idx="0">
                            <a:srgbClr val="000000">
                              <a:alpha val="0"/>
                            </a:srgbClr>
                          </a:fillRef>
                          <a:effectRef idx="0">
                            <a:scrgbClr r="0" g="0" b="0"/>
                          </a:effectRef>
                          <a:fontRef idx="none"/>
                        </wps:style>
                        <wps:bodyPr/>
                      </wps:wsp>
                      <wps:wsp>
                        <wps:cNvPr id="18471" name="Shape 18471"/>
                        <wps:cNvSpPr/>
                        <wps:spPr>
                          <a:xfrm>
                            <a:off x="4064798" y="0"/>
                            <a:ext cx="0" cy="759472"/>
                          </a:xfrm>
                          <a:custGeom>
                            <a:avLst/>
                            <a:gdLst/>
                            <a:ahLst/>
                            <a:cxnLst/>
                            <a:rect l="0" t="0" r="0" b="0"/>
                            <a:pathLst>
                              <a:path h="759472">
                                <a:moveTo>
                                  <a:pt x="0" y="759472"/>
                                </a:moveTo>
                                <a:lnTo>
                                  <a:pt x="0" y="0"/>
                                </a:lnTo>
                              </a:path>
                            </a:pathLst>
                          </a:custGeom>
                          <a:ln w="2250" cap="flat">
                            <a:round/>
                          </a:ln>
                        </wps:spPr>
                        <wps:style>
                          <a:lnRef idx="1">
                            <a:srgbClr val="EBEBEB"/>
                          </a:lnRef>
                          <a:fillRef idx="0">
                            <a:srgbClr val="000000">
                              <a:alpha val="0"/>
                            </a:srgbClr>
                          </a:fillRef>
                          <a:effectRef idx="0">
                            <a:scrgbClr r="0" g="0" b="0"/>
                          </a:effectRef>
                          <a:fontRef idx="none"/>
                        </wps:style>
                        <wps:bodyPr/>
                      </wps:wsp>
                      <wps:wsp>
                        <wps:cNvPr id="18472" name="Shape 18472"/>
                        <wps:cNvSpPr/>
                        <wps:spPr>
                          <a:xfrm>
                            <a:off x="182112" y="610464"/>
                            <a:ext cx="4356199" cy="0"/>
                          </a:xfrm>
                          <a:custGeom>
                            <a:avLst/>
                            <a:gdLst/>
                            <a:ahLst/>
                            <a:cxnLst/>
                            <a:rect l="0" t="0" r="0" b="0"/>
                            <a:pathLst>
                              <a:path w="4356199">
                                <a:moveTo>
                                  <a:pt x="0" y="0"/>
                                </a:moveTo>
                                <a:lnTo>
                                  <a:pt x="4356199" y="0"/>
                                </a:lnTo>
                              </a:path>
                            </a:pathLst>
                          </a:custGeom>
                          <a:ln w="4542" cap="flat">
                            <a:round/>
                          </a:ln>
                        </wps:spPr>
                        <wps:style>
                          <a:lnRef idx="1">
                            <a:srgbClr val="EBEBEB"/>
                          </a:lnRef>
                          <a:fillRef idx="0">
                            <a:srgbClr val="000000">
                              <a:alpha val="0"/>
                            </a:srgbClr>
                          </a:fillRef>
                          <a:effectRef idx="0">
                            <a:scrgbClr r="0" g="0" b="0"/>
                          </a:effectRef>
                          <a:fontRef idx="none"/>
                        </wps:style>
                        <wps:bodyPr/>
                      </wps:wsp>
                      <wps:wsp>
                        <wps:cNvPr id="18473" name="Shape 18473"/>
                        <wps:cNvSpPr/>
                        <wps:spPr>
                          <a:xfrm>
                            <a:off x="182112" y="437683"/>
                            <a:ext cx="4356199" cy="0"/>
                          </a:xfrm>
                          <a:custGeom>
                            <a:avLst/>
                            <a:gdLst/>
                            <a:ahLst/>
                            <a:cxnLst/>
                            <a:rect l="0" t="0" r="0" b="0"/>
                            <a:pathLst>
                              <a:path w="4356199">
                                <a:moveTo>
                                  <a:pt x="0" y="0"/>
                                </a:moveTo>
                                <a:lnTo>
                                  <a:pt x="4356199" y="0"/>
                                </a:lnTo>
                              </a:path>
                            </a:pathLst>
                          </a:custGeom>
                          <a:ln w="4542" cap="flat">
                            <a:round/>
                          </a:ln>
                        </wps:spPr>
                        <wps:style>
                          <a:lnRef idx="1">
                            <a:srgbClr val="EBEBEB"/>
                          </a:lnRef>
                          <a:fillRef idx="0">
                            <a:srgbClr val="000000">
                              <a:alpha val="0"/>
                            </a:srgbClr>
                          </a:fillRef>
                          <a:effectRef idx="0">
                            <a:scrgbClr r="0" g="0" b="0"/>
                          </a:effectRef>
                          <a:fontRef idx="none"/>
                        </wps:style>
                        <wps:bodyPr/>
                      </wps:wsp>
                      <wps:wsp>
                        <wps:cNvPr id="18474" name="Shape 18474"/>
                        <wps:cNvSpPr/>
                        <wps:spPr>
                          <a:xfrm>
                            <a:off x="182112" y="264902"/>
                            <a:ext cx="4356199" cy="0"/>
                          </a:xfrm>
                          <a:custGeom>
                            <a:avLst/>
                            <a:gdLst/>
                            <a:ahLst/>
                            <a:cxnLst/>
                            <a:rect l="0" t="0" r="0" b="0"/>
                            <a:pathLst>
                              <a:path w="4356199">
                                <a:moveTo>
                                  <a:pt x="0" y="0"/>
                                </a:moveTo>
                                <a:lnTo>
                                  <a:pt x="4356199" y="0"/>
                                </a:lnTo>
                              </a:path>
                            </a:pathLst>
                          </a:custGeom>
                          <a:ln w="4542" cap="flat">
                            <a:round/>
                          </a:ln>
                        </wps:spPr>
                        <wps:style>
                          <a:lnRef idx="1">
                            <a:srgbClr val="EBEBEB"/>
                          </a:lnRef>
                          <a:fillRef idx="0">
                            <a:srgbClr val="000000">
                              <a:alpha val="0"/>
                            </a:srgbClr>
                          </a:fillRef>
                          <a:effectRef idx="0">
                            <a:scrgbClr r="0" g="0" b="0"/>
                          </a:effectRef>
                          <a:fontRef idx="none"/>
                        </wps:style>
                        <wps:bodyPr/>
                      </wps:wsp>
                      <wps:wsp>
                        <wps:cNvPr id="18475" name="Shape 18475"/>
                        <wps:cNvSpPr/>
                        <wps:spPr>
                          <a:xfrm>
                            <a:off x="182112" y="92122"/>
                            <a:ext cx="4356199" cy="0"/>
                          </a:xfrm>
                          <a:custGeom>
                            <a:avLst/>
                            <a:gdLst/>
                            <a:ahLst/>
                            <a:cxnLst/>
                            <a:rect l="0" t="0" r="0" b="0"/>
                            <a:pathLst>
                              <a:path w="4356199">
                                <a:moveTo>
                                  <a:pt x="0" y="0"/>
                                </a:moveTo>
                                <a:lnTo>
                                  <a:pt x="4356199" y="0"/>
                                </a:lnTo>
                              </a:path>
                            </a:pathLst>
                          </a:custGeom>
                          <a:ln w="4542" cap="flat">
                            <a:round/>
                          </a:ln>
                        </wps:spPr>
                        <wps:style>
                          <a:lnRef idx="1">
                            <a:srgbClr val="EBEBEB"/>
                          </a:lnRef>
                          <a:fillRef idx="0">
                            <a:srgbClr val="000000">
                              <a:alpha val="0"/>
                            </a:srgbClr>
                          </a:fillRef>
                          <a:effectRef idx="0">
                            <a:scrgbClr r="0" g="0" b="0"/>
                          </a:effectRef>
                          <a:fontRef idx="none"/>
                        </wps:style>
                        <wps:bodyPr/>
                      </wps:wsp>
                      <wps:wsp>
                        <wps:cNvPr id="18476" name="Shape 18476"/>
                        <wps:cNvSpPr/>
                        <wps:spPr>
                          <a:xfrm>
                            <a:off x="621153" y="0"/>
                            <a:ext cx="0" cy="759472"/>
                          </a:xfrm>
                          <a:custGeom>
                            <a:avLst/>
                            <a:gdLst/>
                            <a:ahLst/>
                            <a:cxnLst/>
                            <a:rect l="0" t="0" r="0" b="0"/>
                            <a:pathLst>
                              <a:path h="759472">
                                <a:moveTo>
                                  <a:pt x="0" y="759472"/>
                                </a:moveTo>
                                <a:lnTo>
                                  <a:pt x="0" y="0"/>
                                </a:lnTo>
                              </a:path>
                            </a:pathLst>
                          </a:custGeom>
                          <a:ln w="4542" cap="flat">
                            <a:round/>
                          </a:ln>
                        </wps:spPr>
                        <wps:style>
                          <a:lnRef idx="1">
                            <a:srgbClr val="EBEBEB"/>
                          </a:lnRef>
                          <a:fillRef idx="0">
                            <a:srgbClr val="000000">
                              <a:alpha val="0"/>
                            </a:srgbClr>
                          </a:fillRef>
                          <a:effectRef idx="0">
                            <a:scrgbClr r="0" g="0" b="0"/>
                          </a:effectRef>
                          <a:fontRef idx="none"/>
                        </wps:style>
                        <wps:bodyPr/>
                      </wps:wsp>
                      <wps:wsp>
                        <wps:cNvPr id="18477" name="Shape 18477"/>
                        <wps:cNvSpPr/>
                        <wps:spPr>
                          <a:xfrm>
                            <a:off x="1998645" y="0"/>
                            <a:ext cx="0" cy="759472"/>
                          </a:xfrm>
                          <a:custGeom>
                            <a:avLst/>
                            <a:gdLst/>
                            <a:ahLst/>
                            <a:cxnLst/>
                            <a:rect l="0" t="0" r="0" b="0"/>
                            <a:pathLst>
                              <a:path h="759472">
                                <a:moveTo>
                                  <a:pt x="0" y="759472"/>
                                </a:moveTo>
                                <a:lnTo>
                                  <a:pt x="0" y="0"/>
                                </a:lnTo>
                              </a:path>
                            </a:pathLst>
                          </a:custGeom>
                          <a:ln w="4542" cap="flat">
                            <a:round/>
                          </a:ln>
                        </wps:spPr>
                        <wps:style>
                          <a:lnRef idx="1">
                            <a:srgbClr val="EBEBEB"/>
                          </a:lnRef>
                          <a:fillRef idx="0">
                            <a:srgbClr val="000000">
                              <a:alpha val="0"/>
                            </a:srgbClr>
                          </a:fillRef>
                          <a:effectRef idx="0">
                            <a:scrgbClr r="0" g="0" b="0"/>
                          </a:effectRef>
                          <a:fontRef idx="none"/>
                        </wps:style>
                        <wps:bodyPr/>
                      </wps:wsp>
                      <wps:wsp>
                        <wps:cNvPr id="18478" name="Shape 18478"/>
                        <wps:cNvSpPr/>
                        <wps:spPr>
                          <a:xfrm>
                            <a:off x="3376095" y="0"/>
                            <a:ext cx="0" cy="759472"/>
                          </a:xfrm>
                          <a:custGeom>
                            <a:avLst/>
                            <a:gdLst/>
                            <a:ahLst/>
                            <a:cxnLst/>
                            <a:rect l="0" t="0" r="0" b="0"/>
                            <a:pathLst>
                              <a:path h="759472">
                                <a:moveTo>
                                  <a:pt x="0" y="759472"/>
                                </a:moveTo>
                                <a:lnTo>
                                  <a:pt x="0" y="0"/>
                                </a:lnTo>
                              </a:path>
                            </a:pathLst>
                          </a:custGeom>
                          <a:ln w="4542" cap="flat">
                            <a:round/>
                          </a:ln>
                        </wps:spPr>
                        <wps:style>
                          <a:lnRef idx="1">
                            <a:srgbClr val="EBEBEB"/>
                          </a:lnRef>
                          <a:fillRef idx="0">
                            <a:srgbClr val="000000">
                              <a:alpha val="0"/>
                            </a:srgbClr>
                          </a:fillRef>
                          <a:effectRef idx="0">
                            <a:scrgbClr r="0" g="0" b="0"/>
                          </a:effectRef>
                          <a:fontRef idx="none"/>
                        </wps:style>
                        <wps:bodyPr/>
                      </wps:wsp>
                      <wps:wsp>
                        <wps:cNvPr id="18479" name="Shape 18479"/>
                        <wps:cNvSpPr/>
                        <wps:spPr>
                          <a:xfrm>
                            <a:off x="578447" y="63424"/>
                            <a:ext cx="16599" cy="16599"/>
                          </a:xfrm>
                          <a:custGeom>
                            <a:avLst/>
                            <a:gdLst/>
                            <a:ahLst/>
                            <a:cxnLst/>
                            <a:rect l="0" t="0" r="0" b="0"/>
                            <a:pathLst>
                              <a:path w="16599" h="16599">
                                <a:moveTo>
                                  <a:pt x="8278" y="0"/>
                                </a:moveTo>
                                <a:cubicBezTo>
                                  <a:pt x="12863" y="0"/>
                                  <a:pt x="16599" y="3735"/>
                                  <a:pt x="16599" y="8320"/>
                                </a:cubicBezTo>
                                <a:cubicBezTo>
                                  <a:pt x="16599" y="12863"/>
                                  <a:pt x="12863" y="16599"/>
                                  <a:pt x="8278" y="16599"/>
                                </a:cubicBezTo>
                                <a:cubicBezTo>
                                  <a:pt x="3736" y="16599"/>
                                  <a:pt x="0" y="12863"/>
                                  <a:pt x="0" y="8320"/>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80" name="Shape 18480"/>
                        <wps:cNvSpPr/>
                        <wps:spPr>
                          <a:xfrm>
                            <a:off x="543975" y="26236"/>
                            <a:ext cx="16599" cy="16599"/>
                          </a:xfrm>
                          <a:custGeom>
                            <a:avLst/>
                            <a:gdLst/>
                            <a:ahLst/>
                            <a:cxnLst/>
                            <a:rect l="0" t="0" r="0" b="0"/>
                            <a:pathLst>
                              <a:path w="16599" h="16599">
                                <a:moveTo>
                                  <a:pt x="8321" y="0"/>
                                </a:moveTo>
                                <a:cubicBezTo>
                                  <a:pt x="12863" y="0"/>
                                  <a:pt x="16599" y="3736"/>
                                  <a:pt x="16599" y="8279"/>
                                </a:cubicBezTo>
                                <a:cubicBezTo>
                                  <a:pt x="16599" y="12864"/>
                                  <a:pt x="12863" y="16599"/>
                                  <a:pt x="8321" y="16599"/>
                                </a:cubicBezTo>
                                <a:cubicBezTo>
                                  <a:pt x="3736" y="16599"/>
                                  <a:pt x="0" y="12864"/>
                                  <a:pt x="0" y="8279"/>
                                </a:cubicBezTo>
                                <a:cubicBezTo>
                                  <a:pt x="0" y="3736"/>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81" name="Shape 18481"/>
                        <wps:cNvSpPr/>
                        <wps:spPr>
                          <a:xfrm>
                            <a:off x="509546" y="164673"/>
                            <a:ext cx="16599" cy="16599"/>
                          </a:xfrm>
                          <a:custGeom>
                            <a:avLst/>
                            <a:gdLst/>
                            <a:ahLst/>
                            <a:cxnLst/>
                            <a:rect l="0" t="0" r="0" b="0"/>
                            <a:pathLst>
                              <a:path w="16599" h="16599">
                                <a:moveTo>
                                  <a:pt x="8321" y="0"/>
                                </a:moveTo>
                                <a:cubicBezTo>
                                  <a:pt x="12863" y="0"/>
                                  <a:pt x="16599" y="3735"/>
                                  <a:pt x="16599" y="8320"/>
                                </a:cubicBezTo>
                                <a:cubicBezTo>
                                  <a:pt x="16599" y="12863"/>
                                  <a:pt x="12863" y="16599"/>
                                  <a:pt x="8321" y="16599"/>
                                </a:cubicBezTo>
                                <a:cubicBezTo>
                                  <a:pt x="3736" y="16599"/>
                                  <a:pt x="0" y="12863"/>
                                  <a:pt x="0" y="8320"/>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82" name="Shape 18482"/>
                        <wps:cNvSpPr/>
                        <wps:spPr>
                          <a:xfrm>
                            <a:off x="475118" y="26236"/>
                            <a:ext cx="16599" cy="16599"/>
                          </a:xfrm>
                          <a:custGeom>
                            <a:avLst/>
                            <a:gdLst/>
                            <a:ahLst/>
                            <a:cxnLst/>
                            <a:rect l="0" t="0" r="0" b="0"/>
                            <a:pathLst>
                              <a:path w="16599" h="16599">
                                <a:moveTo>
                                  <a:pt x="8321" y="0"/>
                                </a:moveTo>
                                <a:cubicBezTo>
                                  <a:pt x="12863" y="0"/>
                                  <a:pt x="16599" y="3736"/>
                                  <a:pt x="16599" y="8279"/>
                                </a:cubicBezTo>
                                <a:cubicBezTo>
                                  <a:pt x="16599" y="12864"/>
                                  <a:pt x="12863" y="16599"/>
                                  <a:pt x="8321" y="16599"/>
                                </a:cubicBezTo>
                                <a:cubicBezTo>
                                  <a:pt x="3736" y="16599"/>
                                  <a:pt x="0" y="12864"/>
                                  <a:pt x="0" y="8279"/>
                                </a:cubicBezTo>
                                <a:cubicBezTo>
                                  <a:pt x="0" y="3736"/>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83" name="Shape 18483"/>
                        <wps:cNvSpPr/>
                        <wps:spPr>
                          <a:xfrm>
                            <a:off x="440689" y="244950"/>
                            <a:ext cx="16599" cy="16599"/>
                          </a:xfrm>
                          <a:custGeom>
                            <a:avLst/>
                            <a:gdLst/>
                            <a:ahLst/>
                            <a:cxnLst/>
                            <a:rect l="0" t="0" r="0" b="0"/>
                            <a:pathLst>
                              <a:path w="16599" h="16599">
                                <a:moveTo>
                                  <a:pt x="8278" y="0"/>
                                </a:moveTo>
                                <a:cubicBezTo>
                                  <a:pt x="12863" y="0"/>
                                  <a:pt x="16599" y="3735"/>
                                  <a:pt x="16599" y="8320"/>
                                </a:cubicBezTo>
                                <a:cubicBezTo>
                                  <a:pt x="16599" y="12863"/>
                                  <a:pt x="12863" y="16599"/>
                                  <a:pt x="8278" y="16599"/>
                                </a:cubicBezTo>
                                <a:cubicBezTo>
                                  <a:pt x="3736" y="16599"/>
                                  <a:pt x="0" y="12863"/>
                                  <a:pt x="0" y="8320"/>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84" name="Shape 18484"/>
                        <wps:cNvSpPr/>
                        <wps:spPr>
                          <a:xfrm>
                            <a:off x="406260" y="223936"/>
                            <a:ext cx="16599" cy="16599"/>
                          </a:xfrm>
                          <a:custGeom>
                            <a:avLst/>
                            <a:gdLst/>
                            <a:ahLst/>
                            <a:cxnLst/>
                            <a:rect l="0" t="0" r="0" b="0"/>
                            <a:pathLst>
                              <a:path w="16599" h="16599">
                                <a:moveTo>
                                  <a:pt x="8278" y="0"/>
                                </a:moveTo>
                                <a:cubicBezTo>
                                  <a:pt x="12863" y="0"/>
                                  <a:pt x="16599" y="3736"/>
                                  <a:pt x="16599" y="8321"/>
                                </a:cubicBezTo>
                                <a:cubicBezTo>
                                  <a:pt x="16599" y="12864"/>
                                  <a:pt x="12863" y="16599"/>
                                  <a:pt x="8278" y="16599"/>
                                </a:cubicBezTo>
                                <a:cubicBezTo>
                                  <a:pt x="3736" y="16599"/>
                                  <a:pt x="0" y="12864"/>
                                  <a:pt x="0" y="8321"/>
                                </a:cubicBezTo>
                                <a:cubicBezTo>
                                  <a:pt x="0" y="3736"/>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85" name="Shape 18485"/>
                        <wps:cNvSpPr/>
                        <wps:spPr>
                          <a:xfrm>
                            <a:off x="371831" y="26236"/>
                            <a:ext cx="16599" cy="16599"/>
                          </a:xfrm>
                          <a:custGeom>
                            <a:avLst/>
                            <a:gdLst/>
                            <a:ahLst/>
                            <a:cxnLst/>
                            <a:rect l="0" t="0" r="0" b="0"/>
                            <a:pathLst>
                              <a:path w="16599" h="16599">
                                <a:moveTo>
                                  <a:pt x="8278" y="0"/>
                                </a:moveTo>
                                <a:cubicBezTo>
                                  <a:pt x="12863" y="0"/>
                                  <a:pt x="16599" y="3736"/>
                                  <a:pt x="16599" y="8279"/>
                                </a:cubicBezTo>
                                <a:cubicBezTo>
                                  <a:pt x="16599" y="12864"/>
                                  <a:pt x="12863" y="16599"/>
                                  <a:pt x="8278" y="16599"/>
                                </a:cubicBezTo>
                                <a:cubicBezTo>
                                  <a:pt x="3736" y="16599"/>
                                  <a:pt x="0" y="12864"/>
                                  <a:pt x="0" y="8279"/>
                                </a:cubicBezTo>
                                <a:cubicBezTo>
                                  <a:pt x="0" y="3736"/>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86" name="Shape 18486"/>
                        <wps:cNvSpPr/>
                        <wps:spPr>
                          <a:xfrm>
                            <a:off x="647304" y="98362"/>
                            <a:ext cx="16599" cy="16599"/>
                          </a:xfrm>
                          <a:custGeom>
                            <a:avLst/>
                            <a:gdLst/>
                            <a:ahLst/>
                            <a:cxnLst/>
                            <a:rect l="0" t="0" r="0" b="0"/>
                            <a:pathLst>
                              <a:path w="16599" h="16599">
                                <a:moveTo>
                                  <a:pt x="8321" y="0"/>
                                </a:moveTo>
                                <a:cubicBezTo>
                                  <a:pt x="12863" y="0"/>
                                  <a:pt x="16599" y="3736"/>
                                  <a:pt x="16599" y="8279"/>
                                </a:cubicBezTo>
                                <a:cubicBezTo>
                                  <a:pt x="16599" y="12863"/>
                                  <a:pt x="12863" y="16599"/>
                                  <a:pt x="8321" y="16599"/>
                                </a:cubicBezTo>
                                <a:cubicBezTo>
                                  <a:pt x="3736" y="16599"/>
                                  <a:pt x="0" y="12863"/>
                                  <a:pt x="0" y="8279"/>
                                </a:cubicBezTo>
                                <a:cubicBezTo>
                                  <a:pt x="0" y="3736"/>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87" name="Shape 18487"/>
                        <wps:cNvSpPr/>
                        <wps:spPr>
                          <a:xfrm>
                            <a:off x="1336050" y="369632"/>
                            <a:ext cx="16599" cy="16599"/>
                          </a:xfrm>
                          <a:custGeom>
                            <a:avLst/>
                            <a:gdLst/>
                            <a:ahLst/>
                            <a:cxnLst/>
                            <a:rect l="0" t="0" r="0" b="0"/>
                            <a:pathLst>
                              <a:path w="16599" h="16599">
                                <a:moveTo>
                                  <a:pt x="8278" y="0"/>
                                </a:moveTo>
                                <a:cubicBezTo>
                                  <a:pt x="12863" y="0"/>
                                  <a:pt x="16599" y="3735"/>
                                  <a:pt x="16599" y="8320"/>
                                </a:cubicBezTo>
                                <a:cubicBezTo>
                                  <a:pt x="16599" y="12863"/>
                                  <a:pt x="12863" y="16599"/>
                                  <a:pt x="8278" y="16599"/>
                                </a:cubicBezTo>
                                <a:cubicBezTo>
                                  <a:pt x="3736" y="16599"/>
                                  <a:pt x="0" y="12863"/>
                                  <a:pt x="0" y="8320"/>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88" name="Shape 18488"/>
                        <wps:cNvSpPr/>
                        <wps:spPr>
                          <a:xfrm>
                            <a:off x="1714852" y="201988"/>
                            <a:ext cx="16599" cy="16599"/>
                          </a:xfrm>
                          <a:custGeom>
                            <a:avLst/>
                            <a:gdLst/>
                            <a:ahLst/>
                            <a:cxnLst/>
                            <a:rect l="0" t="0" r="0" b="0"/>
                            <a:pathLst>
                              <a:path w="16599" h="16599">
                                <a:moveTo>
                                  <a:pt x="8278" y="0"/>
                                </a:moveTo>
                                <a:cubicBezTo>
                                  <a:pt x="12863" y="0"/>
                                  <a:pt x="16599" y="3735"/>
                                  <a:pt x="16599" y="8278"/>
                                </a:cubicBezTo>
                                <a:cubicBezTo>
                                  <a:pt x="16599" y="12863"/>
                                  <a:pt x="12863" y="16599"/>
                                  <a:pt x="8278" y="16599"/>
                                </a:cubicBezTo>
                                <a:cubicBezTo>
                                  <a:pt x="3736" y="16599"/>
                                  <a:pt x="0" y="12863"/>
                                  <a:pt x="0" y="8278"/>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89" name="Shape 18489"/>
                        <wps:cNvSpPr/>
                        <wps:spPr>
                          <a:xfrm>
                            <a:off x="2093653" y="193838"/>
                            <a:ext cx="16599" cy="16598"/>
                          </a:xfrm>
                          <a:custGeom>
                            <a:avLst/>
                            <a:gdLst/>
                            <a:ahLst/>
                            <a:cxnLst/>
                            <a:rect l="0" t="0" r="0" b="0"/>
                            <a:pathLst>
                              <a:path w="16599" h="16598">
                                <a:moveTo>
                                  <a:pt x="8279" y="0"/>
                                </a:moveTo>
                                <a:cubicBezTo>
                                  <a:pt x="12864" y="0"/>
                                  <a:pt x="16599" y="3735"/>
                                  <a:pt x="16599" y="8278"/>
                                </a:cubicBezTo>
                                <a:cubicBezTo>
                                  <a:pt x="16599" y="12863"/>
                                  <a:pt x="12864" y="16598"/>
                                  <a:pt x="8279" y="16598"/>
                                </a:cubicBezTo>
                                <a:cubicBezTo>
                                  <a:pt x="3736" y="16598"/>
                                  <a:pt x="0" y="12863"/>
                                  <a:pt x="0" y="8278"/>
                                </a:cubicBezTo>
                                <a:cubicBezTo>
                                  <a:pt x="0" y="3735"/>
                                  <a:pt x="3736" y="0"/>
                                  <a:pt x="8279"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90" name="Shape 18490"/>
                        <wps:cNvSpPr/>
                        <wps:spPr>
                          <a:xfrm>
                            <a:off x="2472455" y="50391"/>
                            <a:ext cx="16599" cy="16598"/>
                          </a:xfrm>
                          <a:custGeom>
                            <a:avLst/>
                            <a:gdLst/>
                            <a:ahLst/>
                            <a:cxnLst/>
                            <a:rect l="0" t="0" r="0" b="0"/>
                            <a:pathLst>
                              <a:path w="16599" h="16598">
                                <a:moveTo>
                                  <a:pt x="8278" y="0"/>
                                </a:moveTo>
                                <a:cubicBezTo>
                                  <a:pt x="12863" y="0"/>
                                  <a:pt x="16599" y="3735"/>
                                  <a:pt x="16599" y="8320"/>
                                </a:cubicBezTo>
                                <a:cubicBezTo>
                                  <a:pt x="16599" y="12863"/>
                                  <a:pt x="12863" y="16598"/>
                                  <a:pt x="8278" y="16598"/>
                                </a:cubicBezTo>
                                <a:cubicBezTo>
                                  <a:pt x="3736" y="16598"/>
                                  <a:pt x="0" y="12863"/>
                                  <a:pt x="0" y="8320"/>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91" name="Shape 18491"/>
                        <wps:cNvSpPr/>
                        <wps:spPr>
                          <a:xfrm>
                            <a:off x="2851257" y="26236"/>
                            <a:ext cx="16599" cy="16599"/>
                          </a:xfrm>
                          <a:custGeom>
                            <a:avLst/>
                            <a:gdLst/>
                            <a:ahLst/>
                            <a:cxnLst/>
                            <a:rect l="0" t="0" r="0" b="0"/>
                            <a:pathLst>
                              <a:path w="16599" h="16599">
                                <a:moveTo>
                                  <a:pt x="8278" y="0"/>
                                </a:moveTo>
                                <a:cubicBezTo>
                                  <a:pt x="12863" y="0"/>
                                  <a:pt x="16599" y="3736"/>
                                  <a:pt x="16599" y="8279"/>
                                </a:cubicBezTo>
                                <a:cubicBezTo>
                                  <a:pt x="16599" y="12864"/>
                                  <a:pt x="12863" y="16599"/>
                                  <a:pt x="8278" y="16599"/>
                                </a:cubicBezTo>
                                <a:cubicBezTo>
                                  <a:pt x="3736" y="16599"/>
                                  <a:pt x="0" y="12864"/>
                                  <a:pt x="0" y="8279"/>
                                </a:cubicBezTo>
                                <a:cubicBezTo>
                                  <a:pt x="0" y="3736"/>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92" name="Shape 18492"/>
                        <wps:cNvSpPr/>
                        <wps:spPr>
                          <a:xfrm>
                            <a:off x="3230059" y="306421"/>
                            <a:ext cx="16556" cy="16599"/>
                          </a:xfrm>
                          <a:custGeom>
                            <a:avLst/>
                            <a:gdLst/>
                            <a:ahLst/>
                            <a:cxnLst/>
                            <a:rect l="0" t="0" r="0" b="0"/>
                            <a:pathLst>
                              <a:path w="16556" h="16599">
                                <a:moveTo>
                                  <a:pt x="8278" y="0"/>
                                </a:moveTo>
                                <a:cubicBezTo>
                                  <a:pt x="12863" y="0"/>
                                  <a:pt x="16556" y="3736"/>
                                  <a:pt x="16556" y="8320"/>
                                </a:cubicBezTo>
                                <a:cubicBezTo>
                                  <a:pt x="16556" y="12863"/>
                                  <a:pt x="12863" y="16599"/>
                                  <a:pt x="8278" y="16599"/>
                                </a:cubicBezTo>
                                <a:cubicBezTo>
                                  <a:pt x="3693" y="16599"/>
                                  <a:pt x="0" y="12863"/>
                                  <a:pt x="0" y="8320"/>
                                </a:cubicBezTo>
                                <a:cubicBezTo>
                                  <a:pt x="0" y="3736"/>
                                  <a:pt x="3693"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93" name="Shape 18493"/>
                        <wps:cNvSpPr/>
                        <wps:spPr>
                          <a:xfrm>
                            <a:off x="3608861" y="242827"/>
                            <a:ext cx="16556" cy="16599"/>
                          </a:xfrm>
                          <a:custGeom>
                            <a:avLst/>
                            <a:gdLst/>
                            <a:ahLst/>
                            <a:cxnLst/>
                            <a:rect l="0" t="0" r="0" b="0"/>
                            <a:pathLst>
                              <a:path w="16556" h="16599">
                                <a:moveTo>
                                  <a:pt x="8279" y="0"/>
                                </a:moveTo>
                                <a:cubicBezTo>
                                  <a:pt x="12863" y="0"/>
                                  <a:pt x="16556" y="3736"/>
                                  <a:pt x="16556" y="8321"/>
                                </a:cubicBezTo>
                                <a:cubicBezTo>
                                  <a:pt x="16556" y="12864"/>
                                  <a:pt x="12863" y="16599"/>
                                  <a:pt x="8279" y="16599"/>
                                </a:cubicBezTo>
                                <a:cubicBezTo>
                                  <a:pt x="3694" y="16599"/>
                                  <a:pt x="0" y="12864"/>
                                  <a:pt x="0" y="8321"/>
                                </a:cubicBezTo>
                                <a:cubicBezTo>
                                  <a:pt x="0" y="3736"/>
                                  <a:pt x="3694" y="0"/>
                                  <a:pt x="8279"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94" name="Shape 18494"/>
                        <wps:cNvSpPr/>
                        <wps:spPr>
                          <a:xfrm>
                            <a:off x="3987620" y="175371"/>
                            <a:ext cx="16599" cy="16599"/>
                          </a:xfrm>
                          <a:custGeom>
                            <a:avLst/>
                            <a:gdLst/>
                            <a:ahLst/>
                            <a:cxnLst/>
                            <a:rect l="0" t="0" r="0" b="0"/>
                            <a:pathLst>
                              <a:path w="16599" h="16599">
                                <a:moveTo>
                                  <a:pt x="8321" y="0"/>
                                </a:moveTo>
                                <a:cubicBezTo>
                                  <a:pt x="12864" y="0"/>
                                  <a:pt x="16599" y="3735"/>
                                  <a:pt x="16599" y="8279"/>
                                </a:cubicBezTo>
                                <a:cubicBezTo>
                                  <a:pt x="16599" y="12863"/>
                                  <a:pt x="12864" y="16599"/>
                                  <a:pt x="8321" y="16599"/>
                                </a:cubicBezTo>
                                <a:cubicBezTo>
                                  <a:pt x="3736" y="16599"/>
                                  <a:pt x="0" y="12863"/>
                                  <a:pt x="0" y="8279"/>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95" name="Shape 18495"/>
                        <wps:cNvSpPr/>
                        <wps:spPr>
                          <a:xfrm>
                            <a:off x="681733" y="235526"/>
                            <a:ext cx="16599" cy="16598"/>
                          </a:xfrm>
                          <a:custGeom>
                            <a:avLst/>
                            <a:gdLst/>
                            <a:ahLst/>
                            <a:cxnLst/>
                            <a:rect l="0" t="0" r="0" b="0"/>
                            <a:pathLst>
                              <a:path w="16599" h="16598">
                                <a:moveTo>
                                  <a:pt x="8321" y="0"/>
                                </a:moveTo>
                                <a:cubicBezTo>
                                  <a:pt x="12863" y="0"/>
                                  <a:pt x="16599" y="3735"/>
                                  <a:pt x="16599" y="8278"/>
                                </a:cubicBezTo>
                                <a:cubicBezTo>
                                  <a:pt x="16599" y="12863"/>
                                  <a:pt x="12863" y="16598"/>
                                  <a:pt x="8321" y="16598"/>
                                </a:cubicBezTo>
                                <a:cubicBezTo>
                                  <a:pt x="3736" y="16598"/>
                                  <a:pt x="0" y="12863"/>
                                  <a:pt x="0" y="8278"/>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96" name="Shape 18496"/>
                        <wps:cNvSpPr/>
                        <wps:spPr>
                          <a:xfrm>
                            <a:off x="1026106" y="590087"/>
                            <a:ext cx="16599" cy="16599"/>
                          </a:xfrm>
                          <a:custGeom>
                            <a:avLst/>
                            <a:gdLst/>
                            <a:ahLst/>
                            <a:cxnLst/>
                            <a:rect l="0" t="0" r="0" b="0"/>
                            <a:pathLst>
                              <a:path w="16599" h="16599">
                                <a:moveTo>
                                  <a:pt x="8278" y="0"/>
                                </a:moveTo>
                                <a:cubicBezTo>
                                  <a:pt x="12863" y="0"/>
                                  <a:pt x="16599" y="3735"/>
                                  <a:pt x="16599" y="8278"/>
                                </a:cubicBezTo>
                                <a:cubicBezTo>
                                  <a:pt x="16599" y="12863"/>
                                  <a:pt x="12863" y="16599"/>
                                  <a:pt x="8278" y="16599"/>
                                </a:cubicBezTo>
                                <a:cubicBezTo>
                                  <a:pt x="3736" y="16599"/>
                                  <a:pt x="0" y="12863"/>
                                  <a:pt x="0" y="8278"/>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97" name="Shape 18497"/>
                        <wps:cNvSpPr/>
                        <wps:spPr>
                          <a:xfrm>
                            <a:off x="1060535" y="580875"/>
                            <a:ext cx="16599" cy="16599"/>
                          </a:xfrm>
                          <a:custGeom>
                            <a:avLst/>
                            <a:gdLst/>
                            <a:ahLst/>
                            <a:cxnLst/>
                            <a:rect l="0" t="0" r="0" b="0"/>
                            <a:pathLst>
                              <a:path w="16599" h="16599">
                                <a:moveTo>
                                  <a:pt x="8321" y="0"/>
                                </a:moveTo>
                                <a:cubicBezTo>
                                  <a:pt x="12863" y="0"/>
                                  <a:pt x="16599" y="3736"/>
                                  <a:pt x="16599" y="8279"/>
                                </a:cubicBezTo>
                                <a:cubicBezTo>
                                  <a:pt x="16599" y="12864"/>
                                  <a:pt x="12863" y="16599"/>
                                  <a:pt x="8321" y="16599"/>
                                </a:cubicBezTo>
                                <a:cubicBezTo>
                                  <a:pt x="3736" y="16599"/>
                                  <a:pt x="0" y="12864"/>
                                  <a:pt x="0" y="8279"/>
                                </a:cubicBezTo>
                                <a:cubicBezTo>
                                  <a:pt x="0" y="3736"/>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98" name="Shape 18498"/>
                        <wps:cNvSpPr/>
                        <wps:spPr>
                          <a:xfrm>
                            <a:off x="1094964" y="304681"/>
                            <a:ext cx="16599" cy="16598"/>
                          </a:xfrm>
                          <a:custGeom>
                            <a:avLst/>
                            <a:gdLst/>
                            <a:ahLst/>
                            <a:cxnLst/>
                            <a:rect l="0" t="0" r="0" b="0"/>
                            <a:pathLst>
                              <a:path w="16599" h="16598">
                                <a:moveTo>
                                  <a:pt x="8321" y="0"/>
                                </a:moveTo>
                                <a:cubicBezTo>
                                  <a:pt x="12863" y="0"/>
                                  <a:pt x="16599" y="3735"/>
                                  <a:pt x="16599" y="8320"/>
                                </a:cubicBezTo>
                                <a:cubicBezTo>
                                  <a:pt x="16599" y="12863"/>
                                  <a:pt x="12863" y="16598"/>
                                  <a:pt x="8321" y="16598"/>
                                </a:cubicBezTo>
                                <a:cubicBezTo>
                                  <a:pt x="3736" y="16598"/>
                                  <a:pt x="0" y="12863"/>
                                  <a:pt x="0" y="8320"/>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99" name="Shape 18499"/>
                        <wps:cNvSpPr/>
                        <wps:spPr>
                          <a:xfrm>
                            <a:off x="1129435" y="205384"/>
                            <a:ext cx="16599" cy="16599"/>
                          </a:xfrm>
                          <a:custGeom>
                            <a:avLst/>
                            <a:gdLst/>
                            <a:ahLst/>
                            <a:cxnLst/>
                            <a:rect l="0" t="0" r="0" b="0"/>
                            <a:pathLst>
                              <a:path w="16599" h="16599">
                                <a:moveTo>
                                  <a:pt x="8278" y="0"/>
                                </a:moveTo>
                                <a:cubicBezTo>
                                  <a:pt x="12863" y="0"/>
                                  <a:pt x="16599" y="3736"/>
                                  <a:pt x="16599" y="8279"/>
                                </a:cubicBezTo>
                                <a:cubicBezTo>
                                  <a:pt x="16599" y="12864"/>
                                  <a:pt x="12863" y="16599"/>
                                  <a:pt x="8278" y="16599"/>
                                </a:cubicBezTo>
                                <a:cubicBezTo>
                                  <a:pt x="3736" y="16599"/>
                                  <a:pt x="0" y="12864"/>
                                  <a:pt x="0" y="8279"/>
                                </a:cubicBezTo>
                                <a:cubicBezTo>
                                  <a:pt x="0" y="3736"/>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00" name="Shape 18500"/>
                        <wps:cNvSpPr/>
                        <wps:spPr>
                          <a:xfrm>
                            <a:off x="1163864" y="288464"/>
                            <a:ext cx="16599" cy="16599"/>
                          </a:xfrm>
                          <a:custGeom>
                            <a:avLst/>
                            <a:gdLst/>
                            <a:ahLst/>
                            <a:cxnLst/>
                            <a:rect l="0" t="0" r="0" b="0"/>
                            <a:pathLst>
                              <a:path w="16599" h="16599">
                                <a:moveTo>
                                  <a:pt x="8278" y="0"/>
                                </a:moveTo>
                                <a:cubicBezTo>
                                  <a:pt x="12863" y="0"/>
                                  <a:pt x="16599" y="3735"/>
                                  <a:pt x="16599" y="8320"/>
                                </a:cubicBezTo>
                                <a:cubicBezTo>
                                  <a:pt x="16599" y="12863"/>
                                  <a:pt x="12863" y="16599"/>
                                  <a:pt x="8278" y="16599"/>
                                </a:cubicBezTo>
                                <a:cubicBezTo>
                                  <a:pt x="3736" y="16599"/>
                                  <a:pt x="0" y="12863"/>
                                  <a:pt x="0" y="8320"/>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01" name="Shape 18501"/>
                        <wps:cNvSpPr/>
                        <wps:spPr>
                          <a:xfrm>
                            <a:off x="1198293" y="173248"/>
                            <a:ext cx="16599" cy="16598"/>
                          </a:xfrm>
                          <a:custGeom>
                            <a:avLst/>
                            <a:gdLst/>
                            <a:ahLst/>
                            <a:cxnLst/>
                            <a:rect l="0" t="0" r="0" b="0"/>
                            <a:pathLst>
                              <a:path w="16599" h="16598">
                                <a:moveTo>
                                  <a:pt x="8278" y="0"/>
                                </a:moveTo>
                                <a:cubicBezTo>
                                  <a:pt x="12863" y="0"/>
                                  <a:pt x="16599" y="3735"/>
                                  <a:pt x="16599" y="8278"/>
                                </a:cubicBezTo>
                                <a:cubicBezTo>
                                  <a:pt x="16599" y="12863"/>
                                  <a:pt x="12863" y="16598"/>
                                  <a:pt x="8278" y="16598"/>
                                </a:cubicBezTo>
                                <a:cubicBezTo>
                                  <a:pt x="3736" y="16598"/>
                                  <a:pt x="0" y="12863"/>
                                  <a:pt x="0" y="8278"/>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02" name="Shape 18502"/>
                        <wps:cNvSpPr/>
                        <wps:spPr>
                          <a:xfrm>
                            <a:off x="1232721" y="197021"/>
                            <a:ext cx="16599" cy="16599"/>
                          </a:xfrm>
                          <a:custGeom>
                            <a:avLst/>
                            <a:gdLst/>
                            <a:ahLst/>
                            <a:cxnLst/>
                            <a:rect l="0" t="0" r="0" b="0"/>
                            <a:pathLst>
                              <a:path w="16599" h="16599">
                                <a:moveTo>
                                  <a:pt x="8321" y="0"/>
                                </a:moveTo>
                                <a:cubicBezTo>
                                  <a:pt x="12863" y="0"/>
                                  <a:pt x="16599" y="3736"/>
                                  <a:pt x="16599" y="8320"/>
                                </a:cubicBezTo>
                                <a:cubicBezTo>
                                  <a:pt x="16599" y="12863"/>
                                  <a:pt x="12863" y="16599"/>
                                  <a:pt x="8321" y="16599"/>
                                </a:cubicBezTo>
                                <a:cubicBezTo>
                                  <a:pt x="3736" y="16599"/>
                                  <a:pt x="0" y="12863"/>
                                  <a:pt x="0" y="8320"/>
                                </a:cubicBezTo>
                                <a:cubicBezTo>
                                  <a:pt x="0" y="3736"/>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03" name="Shape 18503"/>
                        <wps:cNvSpPr/>
                        <wps:spPr>
                          <a:xfrm>
                            <a:off x="1267150" y="181442"/>
                            <a:ext cx="16599" cy="16598"/>
                          </a:xfrm>
                          <a:custGeom>
                            <a:avLst/>
                            <a:gdLst/>
                            <a:ahLst/>
                            <a:cxnLst/>
                            <a:rect l="0" t="0" r="0" b="0"/>
                            <a:pathLst>
                              <a:path w="16599" h="16598">
                                <a:moveTo>
                                  <a:pt x="8321" y="0"/>
                                </a:moveTo>
                                <a:cubicBezTo>
                                  <a:pt x="12863" y="0"/>
                                  <a:pt x="16599" y="3735"/>
                                  <a:pt x="16599" y="8278"/>
                                </a:cubicBezTo>
                                <a:cubicBezTo>
                                  <a:pt x="16599" y="12863"/>
                                  <a:pt x="12863" y="16598"/>
                                  <a:pt x="8321" y="16598"/>
                                </a:cubicBezTo>
                                <a:cubicBezTo>
                                  <a:pt x="3736" y="16598"/>
                                  <a:pt x="0" y="12863"/>
                                  <a:pt x="0" y="8278"/>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04" name="Shape 18504"/>
                        <wps:cNvSpPr/>
                        <wps:spPr>
                          <a:xfrm>
                            <a:off x="1301579" y="232554"/>
                            <a:ext cx="16599" cy="16599"/>
                          </a:xfrm>
                          <a:custGeom>
                            <a:avLst/>
                            <a:gdLst/>
                            <a:ahLst/>
                            <a:cxnLst/>
                            <a:rect l="0" t="0" r="0" b="0"/>
                            <a:pathLst>
                              <a:path w="16599" h="16599">
                                <a:moveTo>
                                  <a:pt x="8321" y="0"/>
                                </a:moveTo>
                                <a:cubicBezTo>
                                  <a:pt x="12863" y="0"/>
                                  <a:pt x="16599" y="3735"/>
                                  <a:pt x="16599" y="8278"/>
                                </a:cubicBezTo>
                                <a:cubicBezTo>
                                  <a:pt x="16599" y="12863"/>
                                  <a:pt x="12863" y="16599"/>
                                  <a:pt x="8321" y="16599"/>
                                </a:cubicBezTo>
                                <a:cubicBezTo>
                                  <a:pt x="3736" y="16599"/>
                                  <a:pt x="0" y="12863"/>
                                  <a:pt x="0" y="8278"/>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05" name="Shape 18505"/>
                        <wps:cNvSpPr/>
                        <wps:spPr>
                          <a:xfrm>
                            <a:off x="1370479" y="287487"/>
                            <a:ext cx="16599" cy="16599"/>
                          </a:xfrm>
                          <a:custGeom>
                            <a:avLst/>
                            <a:gdLst/>
                            <a:ahLst/>
                            <a:cxnLst/>
                            <a:rect l="0" t="0" r="0" b="0"/>
                            <a:pathLst>
                              <a:path w="16599" h="16599">
                                <a:moveTo>
                                  <a:pt x="8278" y="0"/>
                                </a:moveTo>
                                <a:cubicBezTo>
                                  <a:pt x="12863" y="0"/>
                                  <a:pt x="16599" y="3736"/>
                                  <a:pt x="16599" y="8279"/>
                                </a:cubicBezTo>
                                <a:cubicBezTo>
                                  <a:pt x="16599" y="12863"/>
                                  <a:pt x="12863" y="16599"/>
                                  <a:pt x="8278" y="16599"/>
                                </a:cubicBezTo>
                                <a:cubicBezTo>
                                  <a:pt x="3736" y="16599"/>
                                  <a:pt x="0" y="12863"/>
                                  <a:pt x="0" y="8279"/>
                                </a:cubicBezTo>
                                <a:cubicBezTo>
                                  <a:pt x="0" y="3736"/>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06" name="Shape 18506"/>
                        <wps:cNvSpPr/>
                        <wps:spPr>
                          <a:xfrm>
                            <a:off x="1404908" y="296742"/>
                            <a:ext cx="16599" cy="16599"/>
                          </a:xfrm>
                          <a:custGeom>
                            <a:avLst/>
                            <a:gdLst/>
                            <a:ahLst/>
                            <a:cxnLst/>
                            <a:rect l="0" t="0" r="0" b="0"/>
                            <a:pathLst>
                              <a:path w="16599" h="16599">
                                <a:moveTo>
                                  <a:pt x="8278" y="0"/>
                                </a:moveTo>
                                <a:cubicBezTo>
                                  <a:pt x="12863" y="0"/>
                                  <a:pt x="16599" y="3736"/>
                                  <a:pt x="16599" y="8321"/>
                                </a:cubicBezTo>
                                <a:cubicBezTo>
                                  <a:pt x="16599" y="12864"/>
                                  <a:pt x="12863" y="16599"/>
                                  <a:pt x="8278" y="16599"/>
                                </a:cubicBezTo>
                                <a:cubicBezTo>
                                  <a:pt x="3736" y="16599"/>
                                  <a:pt x="0" y="12864"/>
                                  <a:pt x="0" y="8321"/>
                                </a:cubicBezTo>
                                <a:cubicBezTo>
                                  <a:pt x="0" y="3736"/>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07" name="Shape 18507"/>
                        <wps:cNvSpPr/>
                        <wps:spPr>
                          <a:xfrm>
                            <a:off x="1439337" y="258620"/>
                            <a:ext cx="16599" cy="16598"/>
                          </a:xfrm>
                          <a:custGeom>
                            <a:avLst/>
                            <a:gdLst/>
                            <a:ahLst/>
                            <a:cxnLst/>
                            <a:rect l="0" t="0" r="0" b="0"/>
                            <a:pathLst>
                              <a:path w="16599" h="16598">
                                <a:moveTo>
                                  <a:pt x="8321" y="0"/>
                                </a:moveTo>
                                <a:cubicBezTo>
                                  <a:pt x="12863" y="0"/>
                                  <a:pt x="16599" y="3735"/>
                                  <a:pt x="16599" y="8320"/>
                                </a:cubicBezTo>
                                <a:cubicBezTo>
                                  <a:pt x="16599" y="12863"/>
                                  <a:pt x="12863" y="16598"/>
                                  <a:pt x="8321" y="16598"/>
                                </a:cubicBezTo>
                                <a:cubicBezTo>
                                  <a:pt x="3736" y="16598"/>
                                  <a:pt x="0" y="12863"/>
                                  <a:pt x="0" y="8320"/>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08" name="Shape 18508"/>
                        <wps:cNvSpPr/>
                        <wps:spPr>
                          <a:xfrm>
                            <a:off x="1473765" y="254757"/>
                            <a:ext cx="16599" cy="16599"/>
                          </a:xfrm>
                          <a:custGeom>
                            <a:avLst/>
                            <a:gdLst/>
                            <a:ahLst/>
                            <a:cxnLst/>
                            <a:rect l="0" t="0" r="0" b="0"/>
                            <a:pathLst>
                              <a:path w="16599" h="16599">
                                <a:moveTo>
                                  <a:pt x="8321" y="0"/>
                                </a:moveTo>
                                <a:cubicBezTo>
                                  <a:pt x="12863" y="0"/>
                                  <a:pt x="16599" y="3735"/>
                                  <a:pt x="16599" y="8278"/>
                                </a:cubicBezTo>
                                <a:cubicBezTo>
                                  <a:pt x="16599" y="12863"/>
                                  <a:pt x="12863" y="16599"/>
                                  <a:pt x="8321" y="16599"/>
                                </a:cubicBezTo>
                                <a:cubicBezTo>
                                  <a:pt x="3736" y="16599"/>
                                  <a:pt x="0" y="12863"/>
                                  <a:pt x="0" y="8278"/>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09" name="Shape 18509"/>
                        <wps:cNvSpPr/>
                        <wps:spPr>
                          <a:xfrm>
                            <a:off x="1508237" y="393957"/>
                            <a:ext cx="16556" cy="16599"/>
                          </a:xfrm>
                          <a:custGeom>
                            <a:avLst/>
                            <a:gdLst/>
                            <a:ahLst/>
                            <a:cxnLst/>
                            <a:rect l="0" t="0" r="0" b="0"/>
                            <a:pathLst>
                              <a:path w="16556" h="16599">
                                <a:moveTo>
                                  <a:pt x="8278" y="0"/>
                                </a:moveTo>
                                <a:cubicBezTo>
                                  <a:pt x="12863" y="0"/>
                                  <a:pt x="16556" y="3736"/>
                                  <a:pt x="16556" y="8321"/>
                                </a:cubicBezTo>
                                <a:cubicBezTo>
                                  <a:pt x="16556" y="12864"/>
                                  <a:pt x="12863" y="16599"/>
                                  <a:pt x="8278" y="16599"/>
                                </a:cubicBezTo>
                                <a:cubicBezTo>
                                  <a:pt x="3693" y="16599"/>
                                  <a:pt x="0" y="12864"/>
                                  <a:pt x="0" y="8321"/>
                                </a:cubicBezTo>
                                <a:cubicBezTo>
                                  <a:pt x="0" y="3736"/>
                                  <a:pt x="3693"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10" name="Shape 18510"/>
                        <wps:cNvSpPr/>
                        <wps:spPr>
                          <a:xfrm>
                            <a:off x="1542665" y="284558"/>
                            <a:ext cx="16599" cy="16599"/>
                          </a:xfrm>
                          <a:custGeom>
                            <a:avLst/>
                            <a:gdLst/>
                            <a:ahLst/>
                            <a:cxnLst/>
                            <a:rect l="0" t="0" r="0" b="0"/>
                            <a:pathLst>
                              <a:path w="16599" h="16599">
                                <a:moveTo>
                                  <a:pt x="8278" y="0"/>
                                </a:moveTo>
                                <a:cubicBezTo>
                                  <a:pt x="12863" y="0"/>
                                  <a:pt x="16599" y="3736"/>
                                  <a:pt x="16599" y="8321"/>
                                </a:cubicBezTo>
                                <a:cubicBezTo>
                                  <a:pt x="16599" y="12864"/>
                                  <a:pt x="12863" y="16599"/>
                                  <a:pt x="8278" y="16599"/>
                                </a:cubicBezTo>
                                <a:cubicBezTo>
                                  <a:pt x="3736" y="16599"/>
                                  <a:pt x="0" y="12864"/>
                                  <a:pt x="0" y="8321"/>
                                </a:cubicBezTo>
                                <a:cubicBezTo>
                                  <a:pt x="0" y="3736"/>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11" name="Shape 18511"/>
                        <wps:cNvSpPr/>
                        <wps:spPr>
                          <a:xfrm>
                            <a:off x="1577094" y="312492"/>
                            <a:ext cx="16599" cy="16599"/>
                          </a:xfrm>
                          <a:custGeom>
                            <a:avLst/>
                            <a:gdLst/>
                            <a:ahLst/>
                            <a:cxnLst/>
                            <a:rect l="0" t="0" r="0" b="0"/>
                            <a:pathLst>
                              <a:path w="16599" h="16599">
                                <a:moveTo>
                                  <a:pt x="8278" y="0"/>
                                </a:moveTo>
                                <a:cubicBezTo>
                                  <a:pt x="12863" y="0"/>
                                  <a:pt x="16599" y="3735"/>
                                  <a:pt x="16599" y="8320"/>
                                </a:cubicBezTo>
                                <a:cubicBezTo>
                                  <a:pt x="16599" y="12863"/>
                                  <a:pt x="12863" y="16599"/>
                                  <a:pt x="8278" y="16599"/>
                                </a:cubicBezTo>
                                <a:cubicBezTo>
                                  <a:pt x="3736" y="16599"/>
                                  <a:pt x="0" y="12863"/>
                                  <a:pt x="0" y="8320"/>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12" name="Shape 18512"/>
                        <wps:cNvSpPr/>
                        <wps:spPr>
                          <a:xfrm>
                            <a:off x="1611523" y="324803"/>
                            <a:ext cx="16599" cy="16599"/>
                          </a:xfrm>
                          <a:custGeom>
                            <a:avLst/>
                            <a:gdLst/>
                            <a:ahLst/>
                            <a:cxnLst/>
                            <a:rect l="0" t="0" r="0" b="0"/>
                            <a:pathLst>
                              <a:path w="16599" h="16599">
                                <a:moveTo>
                                  <a:pt x="8321" y="0"/>
                                </a:moveTo>
                                <a:cubicBezTo>
                                  <a:pt x="12863" y="0"/>
                                  <a:pt x="16599" y="3736"/>
                                  <a:pt x="16599" y="8279"/>
                                </a:cubicBezTo>
                                <a:cubicBezTo>
                                  <a:pt x="16599" y="12863"/>
                                  <a:pt x="12863" y="16599"/>
                                  <a:pt x="8321" y="16599"/>
                                </a:cubicBezTo>
                                <a:cubicBezTo>
                                  <a:pt x="3736" y="16599"/>
                                  <a:pt x="0" y="12863"/>
                                  <a:pt x="0" y="8279"/>
                                </a:cubicBezTo>
                                <a:cubicBezTo>
                                  <a:pt x="0" y="3736"/>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13" name="Shape 18513"/>
                        <wps:cNvSpPr/>
                        <wps:spPr>
                          <a:xfrm>
                            <a:off x="1645952" y="284940"/>
                            <a:ext cx="16599" cy="16599"/>
                          </a:xfrm>
                          <a:custGeom>
                            <a:avLst/>
                            <a:gdLst/>
                            <a:ahLst/>
                            <a:cxnLst/>
                            <a:rect l="0" t="0" r="0" b="0"/>
                            <a:pathLst>
                              <a:path w="16599" h="16599">
                                <a:moveTo>
                                  <a:pt x="8321" y="0"/>
                                </a:moveTo>
                                <a:cubicBezTo>
                                  <a:pt x="12863" y="0"/>
                                  <a:pt x="16599" y="3736"/>
                                  <a:pt x="16599" y="8320"/>
                                </a:cubicBezTo>
                                <a:cubicBezTo>
                                  <a:pt x="16599" y="12863"/>
                                  <a:pt x="12863" y="16599"/>
                                  <a:pt x="8321" y="16599"/>
                                </a:cubicBezTo>
                                <a:cubicBezTo>
                                  <a:pt x="3736" y="16599"/>
                                  <a:pt x="0" y="12863"/>
                                  <a:pt x="0" y="8320"/>
                                </a:cubicBezTo>
                                <a:cubicBezTo>
                                  <a:pt x="0" y="3736"/>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14" name="Shape 18514"/>
                        <wps:cNvSpPr/>
                        <wps:spPr>
                          <a:xfrm>
                            <a:off x="1680380" y="373580"/>
                            <a:ext cx="16599" cy="16599"/>
                          </a:xfrm>
                          <a:custGeom>
                            <a:avLst/>
                            <a:gdLst/>
                            <a:ahLst/>
                            <a:cxnLst/>
                            <a:rect l="0" t="0" r="0" b="0"/>
                            <a:pathLst>
                              <a:path w="16599" h="16599">
                                <a:moveTo>
                                  <a:pt x="8321" y="0"/>
                                </a:moveTo>
                                <a:cubicBezTo>
                                  <a:pt x="12863" y="0"/>
                                  <a:pt x="16599" y="3736"/>
                                  <a:pt x="16599" y="8321"/>
                                </a:cubicBezTo>
                                <a:cubicBezTo>
                                  <a:pt x="16599" y="12864"/>
                                  <a:pt x="12863" y="16599"/>
                                  <a:pt x="8321" y="16599"/>
                                </a:cubicBezTo>
                                <a:cubicBezTo>
                                  <a:pt x="3736" y="16599"/>
                                  <a:pt x="0" y="12864"/>
                                  <a:pt x="0" y="8321"/>
                                </a:cubicBezTo>
                                <a:cubicBezTo>
                                  <a:pt x="0" y="3736"/>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15" name="Shape 18515"/>
                        <wps:cNvSpPr/>
                        <wps:spPr>
                          <a:xfrm>
                            <a:off x="1749280" y="146927"/>
                            <a:ext cx="16599" cy="16599"/>
                          </a:xfrm>
                          <a:custGeom>
                            <a:avLst/>
                            <a:gdLst/>
                            <a:ahLst/>
                            <a:cxnLst/>
                            <a:rect l="0" t="0" r="0" b="0"/>
                            <a:pathLst>
                              <a:path w="16599" h="16599">
                                <a:moveTo>
                                  <a:pt x="8278" y="0"/>
                                </a:moveTo>
                                <a:cubicBezTo>
                                  <a:pt x="12863" y="0"/>
                                  <a:pt x="16599" y="3736"/>
                                  <a:pt x="16599" y="8279"/>
                                </a:cubicBezTo>
                                <a:cubicBezTo>
                                  <a:pt x="16599" y="12864"/>
                                  <a:pt x="12863" y="16599"/>
                                  <a:pt x="8278" y="16599"/>
                                </a:cubicBezTo>
                                <a:cubicBezTo>
                                  <a:pt x="3736" y="16599"/>
                                  <a:pt x="0" y="12864"/>
                                  <a:pt x="0" y="8279"/>
                                </a:cubicBezTo>
                                <a:cubicBezTo>
                                  <a:pt x="0" y="3736"/>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16" name="Shape 18516"/>
                        <wps:cNvSpPr/>
                        <wps:spPr>
                          <a:xfrm>
                            <a:off x="1783709" y="220752"/>
                            <a:ext cx="16599" cy="16599"/>
                          </a:xfrm>
                          <a:custGeom>
                            <a:avLst/>
                            <a:gdLst/>
                            <a:ahLst/>
                            <a:cxnLst/>
                            <a:rect l="0" t="0" r="0" b="0"/>
                            <a:pathLst>
                              <a:path w="16599" h="16599">
                                <a:moveTo>
                                  <a:pt x="8278" y="0"/>
                                </a:moveTo>
                                <a:cubicBezTo>
                                  <a:pt x="12863" y="0"/>
                                  <a:pt x="16599" y="3735"/>
                                  <a:pt x="16599" y="8320"/>
                                </a:cubicBezTo>
                                <a:cubicBezTo>
                                  <a:pt x="16599" y="12863"/>
                                  <a:pt x="12863" y="16599"/>
                                  <a:pt x="8278" y="16599"/>
                                </a:cubicBezTo>
                                <a:cubicBezTo>
                                  <a:pt x="3736" y="16599"/>
                                  <a:pt x="0" y="12863"/>
                                  <a:pt x="0" y="8320"/>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17" name="Shape 18517"/>
                        <wps:cNvSpPr/>
                        <wps:spPr>
                          <a:xfrm>
                            <a:off x="1818138" y="193922"/>
                            <a:ext cx="16599" cy="16599"/>
                          </a:xfrm>
                          <a:custGeom>
                            <a:avLst/>
                            <a:gdLst/>
                            <a:ahLst/>
                            <a:cxnLst/>
                            <a:rect l="0" t="0" r="0" b="0"/>
                            <a:pathLst>
                              <a:path w="16599" h="16599">
                                <a:moveTo>
                                  <a:pt x="8320" y="0"/>
                                </a:moveTo>
                                <a:cubicBezTo>
                                  <a:pt x="12863" y="0"/>
                                  <a:pt x="16599" y="3736"/>
                                  <a:pt x="16599" y="8279"/>
                                </a:cubicBezTo>
                                <a:cubicBezTo>
                                  <a:pt x="16599" y="12863"/>
                                  <a:pt x="12863" y="16599"/>
                                  <a:pt x="8320" y="16599"/>
                                </a:cubicBezTo>
                                <a:cubicBezTo>
                                  <a:pt x="3736" y="16599"/>
                                  <a:pt x="0" y="12863"/>
                                  <a:pt x="0" y="8279"/>
                                </a:cubicBezTo>
                                <a:cubicBezTo>
                                  <a:pt x="0" y="3736"/>
                                  <a:pt x="3736"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18" name="Shape 18518"/>
                        <wps:cNvSpPr/>
                        <wps:spPr>
                          <a:xfrm>
                            <a:off x="1852567" y="168239"/>
                            <a:ext cx="16599" cy="16599"/>
                          </a:xfrm>
                          <a:custGeom>
                            <a:avLst/>
                            <a:gdLst/>
                            <a:ahLst/>
                            <a:cxnLst/>
                            <a:rect l="0" t="0" r="0" b="0"/>
                            <a:pathLst>
                              <a:path w="16599" h="16599">
                                <a:moveTo>
                                  <a:pt x="8320" y="0"/>
                                </a:moveTo>
                                <a:cubicBezTo>
                                  <a:pt x="12863" y="0"/>
                                  <a:pt x="16599" y="3736"/>
                                  <a:pt x="16599" y="8279"/>
                                </a:cubicBezTo>
                                <a:cubicBezTo>
                                  <a:pt x="16599" y="12864"/>
                                  <a:pt x="12863" y="16599"/>
                                  <a:pt x="8320" y="16599"/>
                                </a:cubicBezTo>
                                <a:cubicBezTo>
                                  <a:pt x="3735" y="16599"/>
                                  <a:pt x="0" y="12864"/>
                                  <a:pt x="0" y="8279"/>
                                </a:cubicBezTo>
                                <a:cubicBezTo>
                                  <a:pt x="0" y="3736"/>
                                  <a:pt x="3735"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19" name="Shape 18519"/>
                        <wps:cNvSpPr/>
                        <wps:spPr>
                          <a:xfrm>
                            <a:off x="1887038" y="284643"/>
                            <a:ext cx="16557" cy="16556"/>
                          </a:xfrm>
                          <a:custGeom>
                            <a:avLst/>
                            <a:gdLst/>
                            <a:ahLst/>
                            <a:cxnLst/>
                            <a:rect l="0" t="0" r="0" b="0"/>
                            <a:pathLst>
                              <a:path w="16557" h="16556">
                                <a:moveTo>
                                  <a:pt x="8279" y="0"/>
                                </a:moveTo>
                                <a:cubicBezTo>
                                  <a:pt x="12863" y="0"/>
                                  <a:pt x="16557" y="3693"/>
                                  <a:pt x="16557" y="8278"/>
                                </a:cubicBezTo>
                                <a:cubicBezTo>
                                  <a:pt x="16557" y="12863"/>
                                  <a:pt x="12863" y="16556"/>
                                  <a:pt x="8279" y="16556"/>
                                </a:cubicBezTo>
                                <a:cubicBezTo>
                                  <a:pt x="3694" y="16556"/>
                                  <a:pt x="0" y="12863"/>
                                  <a:pt x="0" y="8278"/>
                                </a:cubicBezTo>
                                <a:cubicBezTo>
                                  <a:pt x="0" y="3693"/>
                                  <a:pt x="3694" y="0"/>
                                  <a:pt x="8279"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20" name="Shape 18520"/>
                        <wps:cNvSpPr/>
                        <wps:spPr>
                          <a:xfrm>
                            <a:off x="1921467" y="125023"/>
                            <a:ext cx="16599" cy="16556"/>
                          </a:xfrm>
                          <a:custGeom>
                            <a:avLst/>
                            <a:gdLst/>
                            <a:ahLst/>
                            <a:cxnLst/>
                            <a:rect l="0" t="0" r="0" b="0"/>
                            <a:pathLst>
                              <a:path w="16599" h="16556">
                                <a:moveTo>
                                  <a:pt x="8279" y="0"/>
                                </a:moveTo>
                                <a:cubicBezTo>
                                  <a:pt x="12863" y="0"/>
                                  <a:pt x="16599" y="3693"/>
                                  <a:pt x="16599" y="8278"/>
                                </a:cubicBezTo>
                                <a:cubicBezTo>
                                  <a:pt x="16599" y="12863"/>
                                  <a:pt x="12863" y="16556"/>
                                  <a:pt x="8279" y="16556"/>
                                </a:cubicBezTo>
                                <a:cubicBezTo>
                                  <a:pt x="3736" y="16556"/>
                                  <a:pt x="0" y="12863"/>
                                  <a:pt x="0" y="8278"/>
                                </a:cubicBezTo>
                                <a:cubicBezTo>
                                  <a:pt x="0" y="3693"/>
                                  <a:pt x="3736" y="0"/>
                                  <a:pt x="8279"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21" name="Shape 18521"/>
                        <wps:cNvSpPr/>
                        <wps:spPr>
                          <a:xfrm>
                            <a:off x="1955896" y="89829"/>
                            <a:ext cx="16599" cy="16599"/>
                          </a:xfrm>
                          <a:custGeom>
                            <a:avLst/>
                            <a:gdLst/>
                            <a:ahLst/>
                            <a:cxnLst/>
                            <a:rect l="0" t="0" r="0" b="0"/>
                            <a:pathLst>
                              <a:path w="16599" h="16599">
                                <a:moveTo>
                                  <a:pt x="8279" y="0"/>
                                </a:moveTo>
                                <a:cubicBezTo>
                                  <a:pt x="12863" y="0"/>
                                  <a:pt x="16599" y="3735"/>
                                  <a:pt x="16599" y="8320"/>
                                </a:cubicBezTo>
                                <a:cubicBezTo>
                                  <a:pt x="16599" y="12863"/>
                                  <a:pt x="12863" y="16599"/>
                                  <a:pt x="8279" y="16599"/>
                                </a:cubicBezTo>
                                <a:cubicBezTo>
                                  <a:pt x="3736" y="16599"/>
                                  <a:pt x="0" y="12863"/>
                                  <a:pt x="0" y="8320"/>
                                </a:cubicBezTo>
                                <a:cubicBezTo>
                                  <a:pt x="0" y="3735"/>
                                  <a:pt x="3736" y="0"/>
                                  <a:pt x="8279"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22" name="Shape 18522"/>
                        <wps:cNvSpPr/>
                        <wps:spPr>
                          <a:xfrm>
                            <a:off x="1990325" y="163951"/>
                            <a:ext cx="16599" cy="16599"/>
                          </a:xfrm>
                          <a:custGeom>
                            <a:avLst/>
                            <a:gdLst/>
                            <a:ahLst/>
                            <a:cxnLst/>
                            <a:rect l="0" t="0" r="0" b="0"/>
                            <a:pathLst>
                              <a:path w="16599" h="16599">
                                <a:moveTo>
                                  <a:pt x="8320" y="0"/>
                                </a:moveTo>
                                <a:cubicBezTo>
                                  <a:pt x="12863" y="0"/>
                                  <a:pt x="16599" y="3735"/>
                                  <a:pt x="16599" y="8278"/>
                                </a:cubicBezTo>
                                <a:cubicBezTo>
                                  <a:pt x="16599" y="12863"/>
                                  <a:pt x="12863" y="16599"/>
                                  <a:pt x="8320" y="16599"/>
                                </a:cubicBezTo>
                                <a:cubicBezTo>
                                  <a:pt x="3736" y="16599"/>
                                  <a:pt x="0" y="12863"/>
                                  <a:pt x="0" y="8278"/>
                                </a:cubicBezTo>
                                <a:cubicBezTo>
                                  <a:pt x="0" y="3735"/>
                                  <a:pt x="3736"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23" name="Shape 18523"/>
                        <wps:cNvSpPr/>
                        <wps:spPr>
                          <a:xfrm>
                            <a:off x="2024754" y="239686"/>
                            <a:ext cx="16599" cy="16599"/>
                          </a:xfrm>
                          <a:custGeom>
                            <a:avLst/>
                            <a:gdLst/>
                            <a:ahLst/>
                            <a:cxnLst/>
                            <a:rect l="0" t="0" r="0" b="0"/>
                            <a:pathLst>
                              <a:path w="16599" h="16599">
                                <a:moveTo>
                                  <a:pt x="8320" y="0"/>
                                </a:moveTo>
                                <a:cubicBezTo>
                                  <a:pt x="12863" y="0"/>
                                  <a:pt x="16599" y="3735"/>
                                  <a:pt x="16599" y="8320"/>
                                </a:cubicBezTo>
                                <a:cubicBezTo>
                                  <a:pt x="16599" y="12863"/>
                                  <a:pt x="12863" y="16599"/>
                                  <a:pt x="8320" y="16599"/>
                                </a:cubicBezTo>
                                <a:cubicBezTo>
                                  <a:pt x="3735" y="16599"/>
                                  <a:pt x="0" y="12863"/>
                                  <a:pt x="0" y="8320"/>
                                </a:cubicBezTo>
                                <a:cubicBezTo>
                                  <a:pt x="0" y="3735"/>
                                  <a:pt x="3735"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24" name="Shape 18524"/>
                        <wps:cNvSpPr/>
                        <wps:spPr>
                          <a:xfrm>
                            <a:off x="2059183" y="201521"/>
                            <a:ext cx="16599" cy="16599"/>
                          </a:xfrm>
                          <a:custGeom>
                            <a:avLst/>
                            <a:gdLst/>
                            <a:ahLst/>
                            <a:cxnLst/>
                            <a:rect l="0" t="0" r="0" b="0"/>
                            <a:pathLst>
                              <a:path w="16599" h="16599">
                                <a:moveTo>
                                  <a:pt x="8320" y="0"/>
                                </a:moveTo>
                                <a:cubicBezTo>
                                  <a:pt x="12863" y="0"/>
                                  <a:pt x="16599" y="3736"/>
                                  <a:pt x="16599" y="8321"/>
                                </a:cubicBezTo>
                                <a:cubicBezTo>
                                  <a:pt x="16599" y="12864"/>
                                  <a:pt x="12863" y="16599"/>
                                  <a:pt x="8320" y="16599"/>
                                </a:cubicBezTo>
                                <a:cubicBezTo>
                                  <a:pt x="3735" y="16599"/>
                                  <a:pt x="0" y="12864"/>
                                  <a:pt x="0" y="8321"/>
                                </a:cubicBezTo>
                                <a:cubicBezTo>
                                  <a:pt x="0" y="3736"/>
                                  <a:pt x="3735"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25" name="Shape 18525"/>
                        <wps:cNvSpPr/>
                        <wps:spPr>
                          <a:xfrm>
                            <a:off x="2128082" y="165522"/>
                            <a:ext cx="16599" cy="16599"/>
                          </a:xfrm>
                          <a:custGeom>
                            <a:avLst/>
                            <a:gdLst/>
                            <a:ahLst/>
                            <a:cxnLst/>
                            <a:rect l="0" t="0" r="0" b="0"/>
                            <a:pathLst>
                              <a:path w="16599" h="16599">
                                <a:moveTo>
                                  <a:pt x="8279" y="0"/>
                                </a:moveTo>
                                <a:cubicBezTo>
                                  <a:pt x="12863" y="0"/>
                                  <a:pt x="16599" y="3736"/>
                                  <a:pt x="16599" y="8320"/>
                                </a:cubicBezTo>
                                <a:cubicBezTo>
                                  <a:pt x="16599" y="12864"/>
                                  <a:pt x="12863" y="16599"/>
                                  <a:pt x="8279" y="16599"/>
                                </a:cubicBezTo>
                                <a:cubicBezTo>
                                  <a:pt x="3736" y="16599"/>
                                  <a:pt x="0" y="12864"/>
                                  <a:pt x="0" y="8320"/>
                                </a:cubicBezTo>
                                <a:cubicBezTo>
                                  <a:pt x="0" y="3736"/>
                                  <a:pt x="3736" y="0"/>
                                  <a:pt x="8279"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26" name="Shape 18526"/>
                        <wps:cNvSpPr/>
                        <wps:spPr>
                          <a:xfrm>
                            <a:off x="2162511" y="148965"/>
                            <a:ext cx="16599" cy="16599"/>
                          </a:xfrm>
                          <a:custGeom>
                            <a:avLst/>
                            <a:gdLst/>
                            <a:ahLst/>
                            <a:cxnLst/>
                            <a:rect l="0" t="0" r="0" b="0"/>
                            <a:pathLst>
                              <a:path w="16599" h="16599">
                                <a:moveTo>
                                  <a:pt x="8279" y="0"/>
                                </a:moveTo>
                                <a:cubicBezTo>
                                  <a:pt x="12863" y="0"/>
                                  <a:pt x="16599" y="3736"/>
                                  <a:pt x="16599" y="8320"/>
                                </a:cubicBezTo>
                                <a:cubicBezTo>
                                  <a:pt x="16599" y="12863"/>
                                  <a:pt x="12863" y="16599"/>
                                  <a:pt x="8279" y="16599"/>
                                </a:cubicBezTo>
                                <a:cubicBezTo>
                                  <a:pt x="3736" y="16599"/>
                                  <a:pt x="0" y="12863"/>
                                  <a:pt x="0" y="8320"/>
                                </a:cubicBezTo>
                                <a:cubicBezTo>
                                  <a:pt x="0" y="3736"/>
                                  <a:pt x="3736" y="0"/>
                                  <a:pt x="8279"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27" name="Shape 18527"/>
                        <wps:cNvSpPr/>
                        <wps:spPr>
                          <a:xfrm>
                            <a:off x="2196940" y="104305"/>
                            <a:ext cx="16599" cy="16599"/>
                          </a:xfrm>
                          <a:custGeom>
                            <a:avLst/>
                            <a:gdLst/>
                            <a:ahLst/>
                            <a:cxnLst/>
                            <a:rect l="0" t="0" r="0" b="0"/>
                            <a:pathLst>
                              <a:path w="16599" h="16599">
                                <a:moveTo>
                                  <a:pt x="8320" y="0"/>
                                </a:moveTo>
                                <a:cubicBezTo>
                                  <a:pt x="12863" y="0"/>
                                  <a:pt x="16599" y="3736"/>
                                  <a:pt x="16599" y="8321"/>
                                </a:cubicBezTo>
                                <a:cubicBezTo>
                                  <a:pt x="16599" y="12864"/>
                                  <a:pt x="12863" y="16599"/>
                                  <a:pt x="8320" y="16599"/>
                                </a:cubicBezTo>
                                <a:cubicBezTo>
                                  <a:pt x="3736" y="16599"/>
                                  <a:pt x="0" y="12864"/>
                                  <a:pt x="0" y="8321"/>
                                </a:cubicBezTo>
                                <a:cubicBezTo>
                                  <a:pt x="0" y="3736"/>
                                  <a:pt x="3736"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28" name="Shape 18528"/>
                        <wps:cNvSpPr/>
                        <wps:spPr>
                          <a:xfrm>
                            <a:off x="2231369" y="82061"/>
                            <a:ext cx="16599" cy="16598"/>
                          </a:xfrm>
                          <a:custGeom>
                            <a:avLst/>
                            <a:gdLst/>
                            <a:ahLst/>
                            <a:cxnLst/>
                            <a:rect l="0" t="0" r="0" b="0"/>
                            <a:pathLst>
                              <a:path w="16599" h="16598">
                                <a:moveTo>
                                  <a:pt x="8320" y="0"/>
                                </a:moveTo>
                                <a:cubicBezTo>
                                  <a:pt x="12863" y="0"/>
                                  <a:pt x="16599" y="3735"/>
                                  <a:pt x="16599" y="8320"/>
                                </a:cubicBezTo>
                                <a:cubicBezTo>
                                  <a:pt x="16599" y="12863"/>
                                  <a:pt x="12863" y="16598"/>
                                  <a:pt x="8320" y="16598"/>
                                </a:cubicBezTo>
                                <a:cubicBezTo>
                                  <a:pt x="3735" y="16598"/>
                                  <a:pt x="0" y="12863"/>
                                  <a:pt x="0" y="8320"/>
                                </a:cubicBezTo>
                                <a:cubicBezTo>
                                  <a:pt x="0" y="3735"/>
                                  <a:pt x="3735"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29" name="Shape 18529"/>
                        <wps:cNvSpPr/>
                        <wps:spPr>
                          <a:xfrm>
                            <a:off x="2265798" y="33028"/>
                            <a:ext cx="16599" cy="16599"/>
                          </a:xfrm>
                          <a:custGeom>
                            <a:avLst/>
                            <a:gdLst/>
                            <a:ahLst/>
                            <a:cxnLst/>
                            <a:rect l="0" t="0" r="0" b="0"/>
                            <a:pathLst>
                              <a:path w="16599" h="16599">
                                <a:moveTo>
                                  <a:pt x="8320" y="0"/>
                                </a:moveTo>
                                <a:cubicBezTo>
                                  <a:pt x="12863" y="0"/>
                                  <a:pt x="16599" y="3735"/>
                                  <a:pt x="16599" y="8279"/>
                                </a:cubicBezTo>
                                <a:cubicBezTo>
                                  <a:pt x="16599" y="12863"/>
                                  <a:pt x="12863" y="16599"/>
                                  <a:pt x="8320" y="16599"/>
                                </a:cubicBezTo>
                                <a:cubicBezTo>
                                  <a:pt x="3735" y="16599"/>
                                  <a:pt x="0" y="12863"/>
                                  <a:pt x="0" y="8279"/>
                                </a:cubicBezTo>
                                <a:cubicBezTo>
                                  <a:pt x="0" y="3735"/>
                                  <a:pt x="3735"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30" name="Shape 18530"/>
                        <wps:cNvSpPr/>
                        <wps:spPr>
                          <a:xfrm>
                            <a:off x="2300269" y="78962"/>
                            <a:ext cx="16599" cy="16599"/>
                          </a:xfrm>
                          <a:custGeom>
                            <a:avLst/>
                            <a:gdLst/>
                            <a:ahLst/>
                            <a:cxnLst/>
                            <a:rect l="0" t="0" r="0" b="0"/>
                            <a:pathLst>
                              <a:path w="16599" h="16599">
                                <a:moveTo>
                                  <a:pt x="8278" y="0"/>
                                </a:moveTo>
                                <a:cubicBezTo>
                                  <a:pt x="12863" y="0"/>
                                  <a:pt x="16599" y="3735"/>
                                  <a:pt x="16599" y="8320"/>
                                </a:cubicBezTo>
                                <a:cubicBezTo>
                                  <a:pt x="16599" y="12863"/>
                                  <a:pt x="12863" y="16599"/>
                                  <a:pt x="8278" y="16599"/>
                                </a:cubicBezTo>
                                <a:cubicBezTo>
                                  <a:pt x="3736" y="16599"/>
                                  <a:pt x="0" y="12863"/>
                                  <a:pt x="0" y="8320"/>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31" name="Shape 18531"/>
                        <wps:cNvSpPr/>
                        <wps:spPr>
                          <a:xfrm>
                            <a:off x="2334698" y="40712"/>
                            <a:ext cx="16599" cy="16598"/>
                          </a:xfrm>
                          <a:custGeom>
                            <a:avLst/>
                            <a:gdLst/>
                            <a:ahLst/>
                            <a:cxnLst/>
                            <a:rect l="0" t="0" r="0" b="0"/>
                            <a:pathLst>
                              <a:path w="16599" h="16598">
                                <a:moveTo>
                                  <a:pt x="8279" y="0"/>
                                </a:moveTo>
                                <a:cubicBezTo>
                                  <a:pt x="12863" y="0"/>
                                  <a:pt x="16599" y="3735"/>
                                  <a:pt x="16599" y="8320"/>
                                </a:cubicBezTo>
                                <a:cubicBezTo>
                                  <a:pt x="16599" y="12863"/>
                                  <a:pt x="12863" y="16598"/>
                                  <a:pt x="8279" y="16598"/>
                                </a:cubicBezTo>
                                <a:cubicBezTo>
                                  <a:pt x="3736" y="16598"/>
                                  <a:pt x="0" y="12863"/>
                                  <a:pt x="0" y="8320"/>
                                </a:cubicBezTo>
                                <a:cubicBezTo>
                                  <a:pt x="0" y="3735"/>
                                  <a:pt x="3736" y="0"/>
                                  <a:pt x="8279"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32" name="Shape 18532"/>
                        <wps:cNvSpPr/>
                        <wps:spPr>
                          <a:xfrm>
                            <a:off x="2369126" y="79895"/>
                            <a:ext cx="16599" cy="16599"/>
                          </a:xfrm>
                          <a:custGeom>
                            <a:avLst/>
                            <a:gdLst/>
                            <a:ahLst/>
                            <a:cxnLst/>
                            <a:rect l="0" t="0" r="0" b="0"/>
                            <a:pathLst>
                              <a:path w="16599" h="16599">
                                <a:moveTo>
                                  <a:pt x="8321" y="0"/>
                                </a:moveTo>
                                <a:cubicBezTo>
                                  <a:pt x="12863" y="0"/>
                                  <a:pt x="16599" y="3736"/>
                                  <a:pt x="16599" y="8321"/>
                                </a:cubicBezTo>
                                <a:cubicBezTo>
                                  <a:pt x="16599" y="12864"/>
                                  <a:pt x="12863" y="16599"/>
                                  <a:pt x="8321" y="16599"/>
                                </a:cubicBezTo>
                                <a:cubicBezTo>
                                  <a:pt x="3736" y="16599"/>
                                  <a:pt x="0" y="12864"/>
                                  <a:pt x="0" y="8321"/>
                                </a:cubicBezTo>
                                <a:cubicBezTo>
                                  <a:pt x="0" y="3736"/>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33" name="Shape 18533"/>
                        <wps:cNvSpPr/>
                        <wps:spPr>
                          <a:xfrm>
                            <a:off x="2403555" y="92504"/>
                            <a:ext cx="16599" cy="16599"/>
                          </a:xfrm>
                          <a:custGeom>
                            <a:avLst/>
                            <a:gdLst/>
                            <a:ahLst/>
                            <a:cxnLst/>
                            <a:rect l="0" t="0" r="0" b="0"/>
                            <a:pathLst>
                              <a:path w="16599" h="16599">
                                <a:moveTo>
                                  <a:pt x="8320" y="0"/>
                                </a:moveTo>
                                <a:cubicBezTo>
                                  <a:pt x="12863" y="0"/>
                                  <a:pt x="16599" y="3736"/>
                                  <a:pt x="16599" y="8320"/>
                                </a:cubicBezTo>
                                <a:cubicBezTo>
                                  <a:pt x="16599" y="12864"/>
                                  <a:pt x="12863" y="16599"/>
                                  <a:pt x="8320" y="16599"/>
                                </a:cubicBezTo>
                                <a:cubicBezTo>
                                  <a:pt x="3735" y="16599"/>
                                  <a:pt x="0" y="12864"/>
                                  <a:pt x="0" y="8320"/>
                                </a:cubicBezTo>
                                <a:cubicBezTo>
                                  <a:pt x="0" y="3736"/>
                                  <a:pt x="3735"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34" name="Shape 18534"/>
                        <wps:cNvSpPr/>
                        <wps:spPr>
                          <a:xfrm>
                            <a:off x="2437984" y="87113"/>
                            <a:ext cx="16599" cy="16599"/>
                          </a:xfrm>
                          <a:custGeom>
                            <a:avLst/>
                            <a:gdLst/>
                            <a:ahLst/>
                            <a:cxnLst/>
                            <a:rect l="0" t="0" r="0" b="0"/>
                            <a:pathLst>
                              <a:path w="16599" h="16599">
                                <a:moveTo>
                                  <a:pt x="8320" y="0"/>
                                </a:moveTo>
                                <a:cubicBezTo>
                                  <a:pt x="12863" y="0"/>
                                  <a:pt x="16599" y="3735"/>
                                  <a:pt x="16599" y="8278"/>
                                </a:cubicBezTo>
                                <a:cubicBezTo>
                                  <a:pt x="16599" y="12863"/>
                                  <a:pt x="12863" y="16599"/>
                                  <a:pt x="8320" y="16599"/>
                                </a:cubicBezTo>
                                <a:cubicBezTo>
                                  <a:pt x="3736" y="16599"/>
                                  <a:pt x="0" y="12863"/>
                                  <a:pt x="0" y="8278"/>
                                </a:cubicBezTo>
                                <a:cubicBezTo>
                                  <a:pt x="0" y="3735"/>
                                  <a:pt x="3736"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35" name="Shape 18535"/>
                        <wps:cNvSpPr/>
                        <wps:spPr>
                          <a:xfrm>
                            <a:off x="2506884" y="96579"/>
                            <a:ext cx="16599" cy="16599"/>
                          </a:xfrm>
                          <a:custGeom>
                            <a:avLst/>
                            <a:gdLst/>
                            <a:ahLst/>
                            <a:cxnLst/>
                            <a:rect l="0" t="0" r="0" b="0"/>
                            <a:pathLst>
                              <a:path w="16599" h="16599">
                                <a:moveTo>
                                  <a:pt x="8279" y="0"/>
                                </a:moveTo>
                                <a:cubicBezTo>
                                  <a:pt x="12864" y="0"/>
                                  <a:pt x="16599" y="3735"/>
                                  <a:pt x="16599" y="8278"/>
                                </a:cubicBezTo>
                                <a:cubicBezTo>
                                  <a:pt x="16599" y="12863"/>
                                  <a:pt x="12864" y="16599"/>
                                  <a:pt x="8279" y="16599"/>
                                </a:cubicBezTo>
                                <a:cubicBezTo>
                                  <a:pt x="3736" y="16599"/>
                                  <a:pt x="0" y="12863"/>
                                  <a:pt x="0" y="8278"/>
                                </a:cubicBezTo>
                                <a:cubicBezTo>
                                  <a:pt x="0" y="3735"/>
                                  <a:pt x="3736" y="0"/>
                                  <a:pt x="8279"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36" name="Shape 18536"/>
                        <wps:cNvSpPr/>
                        <wps:spPr>
                          <a:xfrm>
                            <a:off x="2541313" y="81636"/>
                            <a:ext cx="16599" cy="16599"/>
                          </a:xfrm>
                          <a:custGeom>
                            <a:avLst/>
                            <a:gdLst/>
                            <a:ahLst/>
                            <a:cxnLst/>
                            <a:rect l="0" t="0" r="0" b="0"/>
                            <a:pathLst>
                              <a:path w="16599" h="16599">
                                <a:moveTo>
                                  <a:pt x="8279" y="0"/>
                                </a:moveTo>
                                <a:cubicBezTo>
                                  <a:pt x="12864" y="0"/>
                                  <a:pt x="16599" y="3735"/>
                                  <a:pt x="16599" y="8320"/>
                                </a:cubicBezTo>
                                <a:cubicBezTo>
                                  <a:pt x="16599" y="12863"/>
                                  <a:pt x="12864" y="16599"/>
                                  <a:pt x="8279" y="16599"/>
                                </a:cubicBezTo>
                                <a:cubicBezTo>
                                  <a:pt x="3736" y="16599"/>
                                  <a:pt x="0" y="12863"/>
                                  <a:pt x="0" y="8320"/>
                                </a:cubicBezTo>
                                <a:cubicBezTo>
                                  <a:pt x="0" y="3735"/>
                                  <a:pt x="3736" y="0"/>
                                  <a:pt x="8279"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37" name="Shape 18537"/>
                        <wps:cNvSpPr/>
                        <wps:spPr>
                          <a:xfrm>
                            <a:off x="2575742" y="165777"/>
                            <a:ext cx="16599" cy="16599"/>
                          </a:xfrm>
                          <a:custGeom>
                            <a:avLst/>
                            <a:gdLst/>
                            <a:ahLst/>
                            <a:cxnLst/>
                            <a:rect l="0" t="0" r="0" b="0"/>
                            <a:pathLst>
                              <a:path w="16599" h="16599">
                                <a:moveTo>
                                  <a:pt x="8320" y="0"/>
                                </a:moveTo>
                                <a:cubicBezTo>
                                  <a:pt x="12863" y="0"/>
                                  <a:pt x="16599" y="3735"/>
                                  <a:pt x="16599" y="8320"/>
                                </a:cubicBezTo>
                                <a:cubicBezTo>
                                  <a:pt x="16599" y="12863"/>
                                  <a:pt x="12863" y="16599"/>
                                  <a:pt x="8320" y="16599"/>
                                </a:cubicBezTo>
                                <a:cubicBezTo>
                                  <a:pt x="3736" y="16599"/>
                                  <a:pt x="0" y="12863"/>
                                  <a:pt x="0" y="8320"/>
                                </a:cubicBezTo>
                                <a:cubicBezTo>
                                  <a:pt x="0" y="3735"/>
                                  <a:pt x="3736"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38" name="Shape 18538"/>
                        <wps:cNvSpPr/>
                        <wps:spPr>
                          <a:xfrm>
                            <a:off x="2610171" y="178852"/>
                            <a:ext cx="16599" cy="16599"/>
                          </a:xfrm>
                          <a:custGeom>
                            <a:avLst/>
                            <a:gdLst/>
                            <a:ahLst/>
                            <a:cxnLst/>
                            <a:rect l="0" t="0" r="0" b="0"/>
                            <a:pathLst>
                              <a:path w="16599" h="16599">
                                <a:moveTo>
                                  <a:pt x="8320" y="0"/>
                                </a:moveTo>
                                <a:cubicBezTo>
                                  <a:pt x="12863" y="0"/>
                                  <a:pt x="16599" y="3735"/>
                                  <a:pt x="16599" y="8320"/>
                                </a:cubicBezTo>
                                <a:cubicBezTo>
                                  <a:pt x="16599" y="12863"/>
                                  <a:pt x="12863" y="16599"/>
                                  <a:pt x="8320" y="16599"/>
                                </a:cubicBezTo>
                                <a:cubicBezTo>
                                  <a:pt x="3736" y="16599"/>
                                  <a:pt x="0" y="12863"/>
                                  <a:pt x="0" y="8320"/>
                                </a:cubicBezTo>
                                <a:cubicBezTo>
                                  <a:pt x="0" y="3735"/>
                                  <a:pt x="3736"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39" name="Shape 18539"/>
                        <wps:cNvSpPr/>
                        <wps:spPr>
                          <a:xfrm>
                            <a:off x="2644600" y="88640"/>
                            <a:ext cx="16599" cy="16599"/>
                          </a:xfrm>
                          <a:custGeom>
                            <a:avLst/>
                            <a:gdLst/>
                            <a:ahLst/>
                            <a:cxnLst/>
                            <a:rect l="0" t="0" r="0" b="0"/>
                            <a:pathLst>
                              <a:path w="16599" h="16599">
                                <a:moveTo>
                                  <a:pt x="8320" y="0"/>
                                </a:moveTo>
                                <a:cubicBezTo>
                                  <a:pt x="12863" y="0"/>
                                  <a:pt x="16599" y="3736"/>
                                  <a:pt x="16599" y="8279"/>
                                </a:cubicBezTo>
                                <a:cubicBezTo>
                                  <a:pt x="16599" y="12864"/>
                                  <a:pt x="12863" y="16599"/>
                                  <a:pt x="8320" y="16599"/>
                                </a:cubicBezTo>
                                <a:cubicBezTo>
                                  <a:pt x="3735" y="16599"/>
                                  <a:pt x="0" y="12864"/>
                                  <a:pt x="0" y="8279"/>
                                </a:cubicBezTo>
                                <a:cubicBezTo>
                                  <a:pt x="0" y="3736"/>
                                  <a:pt x="3735"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40" name="Shape 18540"/>
                        <wps:cNvSpPr/>
                        <wps:spPr>
                          <a:xfrm>
                            <a:off x="2679071" y="96027"/>
                            <a:ext cx="16599" cy="16599"/>
                          </a:xfrm>
                          <a:custGeom>
                            <a:avLst/>
                            <a:gdLst/>
                            <a:ahLst/>
                            <a:cxnLst/>
                            <a:rect l="0" t="0" r="0" b="0"/>
                            <a:pathLst>
                              <a:path w="16599" h="16599">
                                <a:moveTo>
                                  <a:pt x="8278" y="0"/>
                                </a:moveTo>
                                <a:cubicBezTo>
                                  <a:pt x="12863" y="0"/>
                                  <a:pt x="16599" y="3735"/>
                                  <a:pt x="16599" y="8320"/>
                                </a:cubicBezTo>
                                <a:cubicBezTo>
                                  <a:pt x="16599" y="12863"/>
                                  <a:pt x="12863" y="16599"/>
                                  <a:pt x="8278" y="16599"/>
                                </a:cubicBezTo>
                                <a:cubicBezTo>
                                  <a:pt x="3736" y="16599"/>
                                  <a:pt x="0" y="12863"/>
                                  <a:pt x="0" y="8320"/>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41" name="Shape 18541"/>
                        <wps:cNvSpPr/>
                        <wps:spPr>
                          <a:xfrm>
                            <a:off x="2713499" y="92122"/>
                            <a:ext cx="16599" cy="16599"/>
                          </a:xfrm>
                          <a:custGeom>
                            <a:avLst/>
                            <a:gdLst/>
                            <a:ahLst/>
                            <a:cxnLst/>
                            <a:rect l="0" t="0" r="0" b="0"/>
                            <a:pathLst>
                              <a:path w="16599" h="16599">
                                <a:moveTo>
                                  <a:pt x="8279" y="0"/>
                                </a:moveTo>
                                <a:cubicBezTo>
                                  <a:pt x="12864" y="0"/>
                                  <a:pt x="16599" y="3736"/>
                                  <a:pt x="16599" y="8321"/>
                                </a:cubicBezTo>
                                <a:cubicBezTo>
                                  <a:pt x="16599" y="12864"/>
                                  <a:pt x="12864" y="16599"/>
                                  <a:pt x="8279" y="16599"/>
                                </a:cubicBezTo>
                                <a:cubicBezTo>
                                  <a:pt x="3736" y="16599"/>
                                  <a:pt x="0" y="12864"/>
                                  <a:pt x="0" y="8321"/>
                                </a:cubicBezTo>
                                <a:cubicBezTo>
                                  <a:pt x="0" y="3736"/>
                                  <a:pt x="3736" y="0"/>
                                  <a:pt x="8279"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42" name="Shape 18542"/>
                        <wps:cNvSpPr/>
                        <wps:spPr>
                          <a:xfrm>
                            <a:off x="2747929" y="26236"/>
                            <a:ext cx="16599" cy="16599"/>
                          </a:xfrm>
                          <a:custGeom>
                            <a:avLst/>
                            <a:gdLst/>
                            <a:ahLst/>
                            <a:cxnLst/>
                            <a:rect l="0" t="0" r="0" b="0"/>
                            <a:pathLst>
                              <a:path w="16599" h="16599">
                                <a:moveTo>
                                  <a:pt x="8278" y="0"/>
                                </a:moveTo>
                                <a:cubicBezTo>
                                  <a:pt x="12863" y="0"/>
                                  <a:pt x="16599" y="3736"/>
                                  <a:pt x="16599" y="8279"/>
                                </a:cubicBezTo>
                                <a:cubicBezTo>
                                  <a:pt x="16599" y="12864"/>
                                  <a:pt x="12863" y="16599"/>
                                  <a:pt x="8278" y="16599"/>
                                </a:cubicBezTo>
                                <a:cubicBezTo>
                                  <a:pt x="3735" y="16599"/>
                                  <a:pt x="0" y="12864"/>
                                  <a:pt x="0" y="8279"/>
                                </a:cubicBezTo>
                                <a:cubicBezTo>
                                  <a:pt x="0" y="3736"/>
                                  <a:pt x="3735"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43" name="Shape 18543"/>
                        <wps:cNvSpPr/>
                        <wps:spPr>
                          <a:xfrm>
                            <a:off x="2782357" y="33028"/>
                            <a:ext cx="16599" cy="16599"/>
                          </a:xfrm>
                          <a:custGeom>
                            <a:avLst/>
                            <a:gdLst/>
                            <a:ahLst/>
                            <a:cxnLst/>
                            <a:rect l="0" t="0" r="0" b="0"/>
                            <a:pathLst>
                              <a:path w="16599" h="16599">
                                <a:moveTo>
                                  <a:pt x="8320" y="0"/>
                                </a:moveTo>
                                <a:cubicBezTo>
                                  <a:pt x="12863" y="0"/>
                                  <a:pt x="16599" y="3735"/>
                                  <a:pt x="16599" y="8320"/>
                                </a:cubicBezTo>
                                <a:cubicBezTo>
                                  <a:pt x="16599" y="12863"/>
                                  <a:pt x="12863" y="16599"/>
                                  <a:pt x="8320" y="16599"/>
                                </a:cubicBezTo>
                                <a:cubicBezTo>
                                  <a:pt x="3736" y="16599"/>
                                  <a:pt x="0" y="12863"/>
                                  <a:pt x="0" y="8320"/>
                                </a:cubicBezTo>
                                <a:cubicBezTo>
                                  <a:pt x="0" y="3735"/>
                                  <a:pt x="3736"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44" name="Shape 18544"/>
                        <wps:cNvSpPr/>
                        <wps:spPr>
                          <a:xfrm>
                            <a:off x="2816786" y="33793"/>
                            <a:ext cx="16599" cy="16599"/>
                          </a:xfrm>
                          <a:custGeom>
                            <a:avLst/>
                            <a:gdLst/>
                            <a:ahLst/>
                            <a:cxnLst/>
                            <a:rect l="0" t="0" r="0" b="0"/>
                            <a:pathLst>
                              <a:path w="16599" h="16599">
                                <a:moveTo>
                                  <a:pt x="8320" y="0"/>
                                </a:moveTo>
                                <a:cubicBezTo>
                                  <a:pt x="12863" y="0"/>
                                  <a:pt x="16599" y="3735"/>
                                  <a:pt x="16599" y="8320"/>
                                </a:cubicBezTo>
                                <a:cubicBezTo>
                                  <a:pt x="16599" y="12863"/>
                                  <a:pt x="12863" y="16599"/>
                                  <a:pt x="8320" y="16599"/>
                                </a:cubicBezTo>
                                <a:cubicBezTo>
                                  <a:pt x="3736" y="16599"/>
                                  <a:pt x="0" y="12863"/>
                                  <a:pt x="0" y="8320"/>
                                </a:cubicBezTo>
                                <a:cubicBezTo>
                                  <a:pt x="0" y="3735"/>
                                  <a:pt x="3736"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45" name="Shape 18545"/>
                        <wps:cNvSpPr/>
                        <wps:spPr>
                          <a:xfrm>
                            <a:off x="2885686" y="29038"/>
                            <a:ext cx="16599" cy="16556"/>
                          </a:xfrm>
                          <a:custGeom>
                            <a:avLst/>
                            <a:gdLst/>
                            <a:ahLst/>
                            <a:cxnLst/>
                            <a:rect l="0" t="0" r="0" b="0"/>
                            <a:pathLst>
                              <a:path w="16599" h="16556">
                                <a:moveTo>
                                  <a:pt x="8279" y="0"/>
                                </a:moveTo>
                                <a:cubicBezTo>
                                  <a:pt x="12864" y="0"/>
                                  <a:pt x="16599" y="3694"/>
                                  <a:pt x="16599" y="8278"/>
                                </a:cubicBezTo>
                                <a:cubicBezTo>
                                  <a:pt x="16599" y="12863"/>
                                  <a:pt x="12864" y="16556"/>
                                  <a:pt x="8279" y="16556"/>
                                </a:cubicBezTo>
                                <a:cubicBezTo>
                                  <a:pt x="3736" y="16556"/>
                                  <a:pt x="0" y="12863"/>
                                  <a:pt x="0" y="8278"/>
                                </a:cubicBezTo>
                                <a:cubicBezTo>
                                  <a:pt x="0" y="3694"/>
                                  <a:pt x="3736" y="0"/>
                                  <a:pt x="8279"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46" name="Shape 18546"/>
                        <wps:cNvSpPr/>
                        <wps:spPr>
                          <a:xfrm>
                            <a:off x="2920115" y="58669"/>
                            <a:ext cx="16599" cy="16599"/>
                          </a:xfrm>
                          <a:custGeom>
                            <a:avLst/>
                            <a:gdLst/>
                            <a:ahLst/>
                            <a:cxnLst/>
                            <a:rect l="0" t="0" r="0" b="0"/>
                            <a:pathLst>
                              <a:path w="16599" h="16599">
                                <a:moveTo>
                                  <a:pt x="8278" y="0"/>
                                </a:moveTo>
                                <a:cubicBezTo>
                                  <a:pt x="12863" y="0"/>
                                  <a:pt x="16599" y="3735"/>
                                  <a:pt x="16599" y="8279"/>
                                </a:cubicBezTo>
                                <a:cubicBezTo>
                                  <a:pt x="16599" y="12864"/>
                                  <a:pt x="12863" y="16599"/>
                                  <a:pt x="8278" y="16599"/>
                                </a:cubicBezTo>
                                <a:cubicBezTo>
                                  <a:pt x="3736" y="16599"/>
                                  <a:pt x="0" y="12864"/>
                                  <a:pt x="0" y="8279"/>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47" name="Shape 18547"/>
                        <wps:cNvSpPr/>
                        <wps:spPr>
                          <a:xfrm>
                            <a:off x="2954543" y="36000"/>
                            <a:ext cx="16599" cy="16598"/>
                          </a:xfrm>
                          <a:custGeom>
                            <a:avLst/>
                            <a:gdLst/>
                            <a:ahLst/>
                            <a:cxnLst/>
                            <a:rect l="0" t="0" r="0" b="0"/>
                            <a:pathLst>
                              <a:path w="16599" h="16598">
                                <a:moveTo>
                                  <a:pt x="8320" y="0"/>
                                </a:moveTo>
                                <a:cubicBezTo>
                                  <a:pt x="12863" y="0"/>
                                  <a:pt x="16599" y="3735"/>
                                  <a:pt x="16599" y="8278"/>
                                </a:cubicBezTo>
                                <a:cubicBezTo>
                                  <a:pt x="16599" y="12863"/>
                                  <a:pt x="12863" y="16598"/>
                                  <a:pt x="8320" y="16598"/>
                                </a:cubicBezTo>
                                <a:cubicBezTo>
                                  <a:pt x="3736" y="16598"/>
                                  <a:pt x="0" y="12863"/>
                                  <a:pt x="0" y="8278"/>
                                </a:cubicBezTo>
                                <a:cubicBezTo>
                                  <a:pt x="0" y="3735"/>
                                  <a:pt x="3736"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48" name="Shape 18548"/>
                        <wps:cNvSpPr/>
                        <wps:spPr>
                          <a:xfrm>
                            <a:off x="2988972" y="43259"/>
                            <a:ext cx="16599" cy="16599"/>
                          </a:xfrm>
                          <a:custGeom>
                            <a:avLst/>
                            <a:gdLst/>
                            <a:ahLst/>
                            <a:cxnLst/>
                            <a:rect l="0" t="0" r="0" b="0"/>
                            <a:pathLst>
                              <a:path w="16599" h="16599">
                                <a:moveTo>
                                  <a:pt x="8321" y="0"/>
                                </a:moveTo>
                                <a:cubicBezTo>
                                  <a:pt x="12863" y="0"/>
                                  <a:pt x="16599" y="3735"/>
                                  <a:pt x="16599" y="8278"/>
                                </a:cubicBezTo>
                                <a:cubicBezTo>
                                  <a:pt x="16599" y="12863"/>
                                  <a:pt x="12863" y="16599"/>
                                  <a:pt x="8321" y="16599"/>
                                </a:cubicBezTo>
                                <a:cubicBezTo>
                                  <a:pt x="3736" y="16599"/>
                                  <a:pt x="0" y="12863"/>
                                  <a:pt x="0" y="8278"/>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49" name="Shape 18549"/>
                        <wps:cNvSpPr/>
                        <wps:spPr>
                          <a:xfrm>
                            <a:off x="3023401" y="117466"/>
                            <a:ext cx="16599" cy="16599"/>
                          </a:xfrm>
                          <a:custGeom>
                            <a:avLst/>
                            <a:gdLst/>
                            <a:ahLst/>
                            <a:cxnLst/>
                            <a:rect l="0" t="0" r="0" b="0"/>
                            <a:pathLst>
                              <a:path w="16599" h="16599">
                                <a:moveTo>
                                  <a:pt x="8320" y="0"/>
                                </a:moveTo>
                                <a:cubicBezTo>
                                  <a:pt x="12863" y="0"/>
                                  <a:pt x="16599" y="3736"/>
                                  <a:pt x="16599" y="8320"/>
                                </a:cubicBezTo>
                                <a:cubicBezTo>
                                  <a:pt x="16599" y="12863"/>
                                  <a:pt x="12863" y="16599"/>
                                  <a:pt x="8320" y="16599"/>
                                </a:cubicBezTo>
                                <a:cubicBezTo>
                                  <a:pt x="3735" y="16599"/>
                                  <a:pt x="0" y="12863"/>
                                  <a:pt x="0" y="8320"/>
                                </a:cubicBezTo>
                                <a:cubicBezTo>
                                  <a:pt x="0" y="3736"/>
                                  <a:pt x="3735"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50" name="Shape 18550"/>
                        <wps:cNvSpPr/>
                        <wps:spPr>
                          <a:xfrm>
                            <a:off x="3057872" y="224913"/>
                            <a:ext cx="16599" cy="16599"/>
                          </a:xfrm>
                          <a:custGeom>
                            <a:avLst/>
                            <a:gdLst/>
                            <a:ahLst/>
                            <a:cxnLst/>
                            <a:rect l="0" t="0" r="0" b="0"/>
                            <a:pathLst>
                              <a:path w="16599" h="16599">
                                <a:moveTo>
                                  <a:pt x="8278" y="0"/>
                                </a:moveTo>
                                <a:cubicBezTo>
                                  <a:pt x="12863" y="0"/>
                                  <a:pt x="16599" y="3735"/>
                                  <a:pt x="16599" y="8278"/>
                                </a:cubicBezTo>
                                <a:cubicBezTo>
                                  <a:pt x="16599" y="12863"/>
                                  <a:pt x="12863" y="16599"/>
                                  <a:pt x="8278" y="16599"/>
                                </a:cubicBezTo>
                                <a:cubicBezTo>
                                  <a:pt x="3736" y="16599"/>
                                  <a:pt x="0" y="12863"/>
                                  <a:pt x="0" y="8278"/>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51" name="Shape 18551"/>
                        <wps:cNvSpPr/>
                        <wps:spPr>
                          <a:xfrm>
                            <a:off x="3092301" y="244865"/>
                            <a:ext cx="16599" cy="16599"/>
                          </a:xfrm>
                          <a:custGeom>
                            <a:avLst/>
                            <a:gdLst/>
                            <a:ahLst/>
                            <a:cxnLst/>
                            <a:rect l="0" t="0" r="0" b="0"/>
                            <a:pathLst>
                              <a:path w="16599" h="16599">
                                <a:moveTo>
                                  <a:pt x="8278" y="0"/>
                                </a:moveTo>
                                <a:cubicBezTo>
                                  <a:pt x="12863" y="0"/>
                                  <a:pt x="16599" y="3736"/>
                                  <a:pt x="16599" y="8321"/>
                                </a:cubicBezTo>
                                <a:cubicBezTo>
                                  <a:pt x="16599" y="12864"/>
                                  <a:pt x="12863" y="16599"/>
                                  <a:pt x="8278" y="16599"/>
                                </a:cubicBezTo>
                                <a:cubicBezTo>
                                  <a:pt x="3736" y="16599"/>
                                  <a:pt x="0" y="12864"/>
                                  <a:pt x="0" y="8321"/>
                                </a:cubicBezTo>
                                <a:cubicBezTo>
                                  <a:pt x="0" y="3736"/>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52" name="Shape 18552"/>
                        <wps:cNvSpPr/>
                        <wps:spPr>
                          <a:xfrm>
                            <a:off x="3126730" y="339576"/>
                            <a:ext cx="16599" cy="16599"/>
                          </a:xfrm>
                          <a:custGeom>
                            <a:avLst/>
                            <a:gdLst/>
                            <a:ahLst/>
                            <a:cxnLst/>
                            <a:rect l="0" t="0" r="0" b="0"/>
                            <a:pathLst>
                              <a:path w="16599" h="16599">
                                <a:moveTo>
                                  <a:pt x="8278" y="0"/>
                                </a:moveTo>
                                <a:cubicBezTo>
                                  <a:pt x="12863" y="0"/>
                                  <a:pt x="16599" y="3735"/>
                                  <a:pt x="16599" y="8278"/>
                                </a:cubicBezTo>
                                <a:cubicBezTo>
                                  <a:pt x="16599" y="12863"/>
                                  <a:pt x="12863" y="16599"/>
                                  <a:pt x="8278" y="16599"/>
                                </a:cubicBezTo>
                                <a:cubicBezTo>
                                  <a:pt x="3736" y="16599"/>
                                  <a:pt x="0" y="12863"/>
                                  <a:pt x="0" y="8278"/>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53" name="Shape 18553"/>
                        <wps:cNvSpPr/>
                        <wps:spPr>
                          <a:xfrm>
                            <a:off x="3161159" y="368274"/>
                            <a:ext cx="16599" cy="16599"/>
                          </a:xfrm>
                          <a:custGeom>
                            <a:avLst/>
                            <a:gdLst/>
                            <a:ahLst/>
                            <a:cxnLst/>
                            <a:rect l="0" t="0" r="0" b="0"/>
                            <a:pathLst>
                              <a:path w="16599" h="16599">
                                <a:moveTo>
                                  <a:pt x="8321" y="0"/>
                                </a:moveTo>
                                <a:cubicBezTo>
                                  <a:pt x="12864" y="0"/>
                                  <a:pt x="16599" y="3736"/>
                                  <a:pt x="16599" y="8279"/>
                                </a:cubicBezTo>
                                <a:cubicBezTo>
                                  <a:pt x="16599" y="12864"/>
                                  <a:pt x="12864" y="16599"/>
                                  <a:pt x="8321" y="16599"/>
                                </a:cubicBezTo>
                                <a:cubicBezTo>
                                  <a:pt x="3736" y="16599"/>
                                  <a:pt x="0" y="12864"/>
                                  <a:pt x="0" y="8279"/>
                                </a:cubicBezTo>
                                <a:cubicBezTo>
                                  <a:pt x="0" y="3736"/>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54" name="Shape 18554"/>
                        <wps:cNvSpPr/>
                        <wps:spPr>
                          <a:xfrm>
                            <a:off x="3195588" y="339110"/>
                            <a:ext cx="16599" cy="16598"/>
                          </a:xfrm>
                          <a:custGeom>
                            <a:avLst/>
                            <a:gdLst/>
                            <a:ahLst/>
                            <a:cxnLst/>
                            <a:rect l="0" t="0" r="0" b="0"/>
                            <a:pathLst>
                              <a:path w="16599" h="16598">
                                <a:moveTo>
                                  <a:pt x="8321" y="0"/>
                                </a:moveTo>
                                <a:cubicBezTo>
                                  <a:pt x="12863" y="0"/>
                                  <a:pt x="16599" y="3735"/>
                                  <a:pt x="16599" y="8320"/>
                                </a:cubicBezTo>
                                <a:cubicBezTo>
                                  <a:pt x="16599" y="12863"/>
                                  <a:pt x="12863" y="16598"/>
                                  <a:pt x="8321" y="16598"/>
                                </a:cubicBezTo>
                                <a:cubicBezTo>
                                  <a:pt x="3736" y="16598"/>
                                  <a:pt x="0" y="12863"/>
                                  <a:pt x="0" y="8320"/>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55" name="Shape 18555"/>
                        <wps:cNvSpPr/>
                        <wps:spPr>
                          <a:xfrm>
                            <a:off x="3264488" y="294110"/>
                            <a:ext cx="16598" cy="16599"/>
                          </a:xfrm>
                          <a:custGeom>
                            <a:avLst/>
                            <a:gdLst/>
                            <a:ahLst/>
                            <a:cxnLst/>
                            <a:rect l="0" t="0" r="0" b="0"/>
                            <a:pathLst>
                              <a:path w="16598" h="16599">
                                <a:moveTo>
                                  <a:pt x="8278" y="0"/>
                                </a:moveTo>
                                <a:cubicBezTo>
                                  <a:pt x="12863" y="0"/>
                                  <a:pt x="16598" y="3735"/>
                                  <a:pt x="16598" y="8278"/>
                                </a:cubicBezTo>
                                <a:cubicBezTo>
                                  <a:pt x="16598" y="12863"/>
                                  <a:pt x="12863" y="16599"/>
                                  <a:pt x="8278" y="16599"/>
                                </a:cubicBezTo>
                                <a:cubicBezTo>
                                  <a:pt x="3735" y="16599"/>
                                  <a:pt x="0" y="12863"/>
                                  <a:pt x="0" y="8278"/>
                                </a:cubicBezTo>
                                <a:cubicBezTo>
                                  <a:pt x="0" y="3735"/>
                                  <a:pt x="3735"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56" name="Shape 18556"/>
                        <wps:cNvSpPr/>
                        <wps:spPr>
                          <a:xfrm>
                            <a:off x="3298917" y="341062"/>
                            <a:ext cx="16598" cy="16599"/>
                          </a:xfrm>
                          <a:custGeom>
                            <a:avLst/>
                            <a:gdLst/>
                            <a:ahLst/>
                            <a:cxnLst/>
                            <a:rect l="0" t="0" r="0" b="0"/>
                            <a:pathLst>
                              <a:path w="16598" h="16599">
                                <a:moveTo>
                                  <a:pt x="8278" y="0"/>
                                </a:moveTo>
                                <a:cubicBezTo>
                                  <a:pt x="12863" y="0"/>
                                  <a:pt x="16598" y="3735"/>
                                  <a:pt x="16598" y="8320"/>
                                </a:cubicBezTo>
                                <a:cubicBezTo>
                                  <a:pt x="16598" y="12863"/>
                                  <a:pt x="12863" y="16599"/>
                                  <a:pt x="8278" y="16599"/>
                                </a:cubicBezTo>
                                <a:cubicBezTo>
                                  <a:pt x="3735" y="16599"/>
                                  <a:pt x="0" y="12863"/>
                                  <a:pt x="0" y="8320"/>
                                </a:cubicBezTo>
                                <a:cubicBezTo>
                                  <a:pt x="0" y="3735"/>
                                  <a:pt x="3735"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57" name="Shape 18557"/>
                        <wps:cNvSpPr/>
                        <wps:spPr>
                          <a:xfrm>
                            <a:off x="3333345" y="398203"/>
                            <a:ext cx="16599" cy="16599"/>
                          </a:xfrm>
                          <a:custGeom>
                            <a:avLst/>
                            <a:gdLst/>
                            <a:ahLst/>
                            <a:cxnLst/>
                            <a:rect l="0" t="0" r="0" b="0"/>
                            <a:pathLst>
                              <a:path w="16599" h="16599">
                                <a:moveTo>
                                  <a:pt x="8321" y="0"/>
                                </a:moveTo>
                                <a:cubicBezTo>
                                  <a:pt x="12864" y="0"/>
                                  <a:pt x="16599" y="3735"/>
                                  <a:pt x="16599" y="8279"/>
                                </a:cubicBezTo>
                                <a:cubicBezTo>
                                  <a:pt x="16599" y="12863"/>
                                  <a:pt x="12864" y="16599"/>
                                  <a:pt x="8321" y="16599"/>
                                </a:cubicBezTo>
                                <a:cubicBezTo>
                                  <a:pt x="3736" y="16599"/>
                                  <a:pt x="0" y="12863"/>
                                  <a:pt x="0" y="8279"/>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58" name="Shape 18558"/>
                        <wps:cNvSpPr/>
                        <wps:spPr>
                          <a:xfrm>
                            <a:off x="3367774" y="405123"/>
                            <a:ext cx="16599" cy="16599"/>
                          </a:xfrm>
                          <a:custGeom>
                            <a:avLst/>
                            <a:gdLst/>
                            <a:ahLst/>
                            <a:cxnLst/>
                            <a:rect l="0" t="0" r="0" b="0"/>
                            <a:pathLst>
                              <a:path w="16599" h="16599">
                                <a:moveTo>
                                  <a:pt x="8321" y="0"/>
                                </a:moveTo>
                                <a:cubicBezTo>
                                  <a:pt x="12864" y="0"/>
                                  <a:pt x="16599" y="3735"/>
                                  <a:pt x="16599" y="8278"/>
                                </a:cubicBezTo>
                                <a:cubicBezTo>
                                  <a:pt x="16599" y="12863"/>
                                  <a:pt x="12864" y="16599"/>
                                  <a:pt x="8321" y="16599"/>
                                </a:cubicBezTo>
                                <a:cubicBezTo>
                                  <a:pt x="3736" y="16599"/>
                                  <a:pt x="0" y="12863"/>
                                  <a:pt x="0" y="8278"/>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59" name="Shape 18559"/>
                        <wps:cNvSpPr/>
                        <wps:spPr>
                          <a:xfrm>
                            <a:off x="3402203" y="512272"/>
                            <a:ext cx="16599" cy="16599"/>
                          </a:xfrm>
                          <a:custGeom>
                            <a:avLst/>
                            <a:gdLst/>
                            <a:ahLst/>
                            <a:cxnLst/>
                            <a:rect l="0" t="0" r="0" b="0"/>
                            <a:pathLst>
                              <a:path w="16599" h="16599">
                                <a:moveTo>
                                  <a:pt x="8320" y="0"/>
                                </a:moveTo>
                                <a:cubicBezTo>
                                  <a:pt x="12863" y="0"/>
                                  <a:pt x="16599" y="3736"/>
                                  <a:pt x="16599" y="8321"/>
                                </a:cubicBezTo>
                                <a:cubicBezTo>
                                  <a:pt x="16599" y="12864"/>
                                  <a:pt x="12863" y="16599"/>
                                  <a:pt x="8320" y="16599"/>
                                </a:cubicBezTo>
                                <a:cubicBezTo>
                                  <a:pt x="3736" y="16599"/>
                                  <a:pt x="0" y="12864"/>
                                  <a:pt x="0" y="8321"/>
                                </a:cubicBezTo>
                                <a:cubicBezTo>
                                  <a:pt x="0" y="3736"/>
                                  <a:pt x="3736"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60" name="Shape 18560"/>
                        <wps:cNvSpPr/>
                        <wps:spPr>
                          <a:xfrm>
                            <a:off x="3436674" y="539017"/>
                            <a:ext cx="16599" cy="16599"/>
                          </a:xfrm>
                          <a:custGeom>
                            <a:avLst/>
                            <a:gdLst/>
                            <a:ahLst/>
                            <a:cxnLst/>
                            <a:rect l="0" t="0" r="0" b="0"/>
                            <a:pathLst>
                              <a:path w="16599" h="16599">
                                <a:moveTo>
                                  <a:pt x="8278" y="0"/>
                                </a:moveTo>
                                <a:cubicBezTo>
                                  <a:pt x="12863" y="0"/>
                                  <a:pt x="16599" y="3736"/>
                                  <a:pt x="16599" y="8279"/>
                                </a:cubicBezTo>
                                <a:cubicBezTo>
                                  <a:pt x="16599" y="12864"/>
                                  <a:pt x="12863" y="16599"/>
                                  <a:pt x="8278" y="16599"/>
                                </a:cubicBezTo>
                                <a:cubicBezTo>
                                  <a:pt x="3735" y="16599"/>
                                  <a:pt x="0" y="12864"/>
                                  <a:pt x="0" y="8279"/>
                                </a:cubicBezTo>
                                <a:cubicBezTo>
                                  <a:pt x="0" y="3736"/>
                                  <a:pt x="3735"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61" name="Shape 18561"/>
                        <wps:cNvSpPr/>
                        <wps:spPr>
                          <a:xfrm>
                            <a:off x="3471103" y="416542"/>
                            <a:ext cx="16598" cy="16556"/>
                          </a:xfrm>
                          <a:custGeom>
                            <a:avLst/>
                            <a:gdLst/>
                            <a:ahLst/>
                            <a:cxnLst/>
                            <a:rect l="0" t="0" r="0" b="0"/>
                            <a:pathLst>
                              <a:path w="16598" h="16556">
                                <a:moveTo>
                                  <a:pt x="8278" y="0"/>
                                </a:moveTo>
                                <a:cubicBezTo>
                                  <a:pt x="12863" y="0"/>
                                  <a:pt x="16598" y="3694"/>
                                  <a:pt x="16598" y="8279"/>
                                </a:cubicBezTo>
                                <a:cubicBezTo>
                                  <a:pt x="16598" y="12864"/>
                                  <a:pt x="12863" y="16556"/>
                                  <a:pt x="8278" y="16556"/>
                                </a:cubicBezTo>
                                <a:cubicBezTo>
                                  <a:pt x="3735" y="16556"/>
                                  <a:pt x="0" y="12864"/>
                                  <a:pt x="0" y="8279"/>
                                </a:cubicBezTo>
                                <a:cubicBezTo>
                                  <a:pt x="0" y="3694"/>
                                  <a:pt x="3735"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62" name="Shape 18562"/>
                        <wps:cNvSpPr/>
                        <wps:spPr>
                          <a:xfrm>
                            <a:off x="3505532" y="378802"/>
                            <a:ext cx="16599" cy="16598"/>
                          </a:xfrm>
                          <a:custGeom>
                            <a:avLst/>
                            <a:gdLst/>
                            <a:ahLst/>
                            <a:cxnLst/>
                            <a:rect l="0" t="0" r="0" b="0"/>
                            <a:pathLst>
                              <a:path w="16599" h="16598">
                                <a:moveTo>
                                  <a:pt x="8279" y="0"/>
                                </a:moveTo>
                                <a:cubicBezTo>
                                  <a:pt x="12864" y="0"/>
                                  <a:pt x="16599" y="3735"/>
                                  <a:pt x="16599" y="8278"/>
                                </a:cubicBezTo>
                                <a:cubicBezTo>
                                  <a:pt x="16599" y="12863"/>
                                  <a:pt x="12864" y="16598"/>
                                  <a:pt x="8279" y="16598"/>
                                </a:cubicBezTo>
                                <a:cubicBezTo>
                                  <a:pt x="3736" y="16598"/>
                                  <a:pt x="0" y="12863"/>
                                  <a:pt x="0" y="8278"/>
                                </a:cubicBezTo>
                                <a:cubicBezTo>
                                  <a:pt x="0" y="3735"/>
                                  <a:pt x="3736" y="0"/>
                                  <a:pt x="8279"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63" name="Shape 18563"/>
                        <wps:cNvSpPr/>
                        <wps:spPr>
                          <a:xfrm>
                            <a:off x="3539960" y="451141"/>
                            <a:ext cx="16599" cy="16599"/>
                          </a:xfrm>
                          <a:custGeom>
                            <a:avLst/>
                            <a:gdLst/>
                            <a:ahLst/>
                            <a:cxnLst/>
                            <a:rect l="0" t="0" r="0" b="0"/>
                            <a:pathLst>
                              <a:path w="16599" h="16599">
                                <a:moveTo>
                                  <a:pt x="8321" y="0"/>
                                </a:moveTo>
                                <a:cubicBezTo>
                                  <a:pt x="12864" y="0"/>
                                  <a:pt x="16599" y="3736"/>
                                  <a:pt x="16599" y="8320"/>
                                </a:cubicBezTo>
                                <a:cubicBezTo>
                                  <a:pt x="16599" y="12863"/>
                                  <a:pt x="12864" y="16599"/>
                                  <a:pt x="8321" y="16599"/>
                                </a:cubicBezTo>
                                <a:cubicBezTo>
                                  <a:pt x="3736" y="16599"/>
                                  <a:pt x="0" y="12863"/>
                                  <a:pt x="0" y="8320"/>
                                </a:cubicBezTo>
                                <a:cubicBezTo>
                                  <a:pt x="0" y="3736"/>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64" name="Shape 18564"/>
                        <wps:cNvSpPr/>
                        <wps:spPr>
                          <a:xfrm>
                            <a:off x="3574389" y="615559"/>
                            <a:ext cx="16599" cy="16599"/>
                          </a:xfrm>
                          <a:custGeom>
                            <a:avLst/>
                            <a:gdLst/>
                            <a:ahLst/>
                            <a:cxnLst/>
                            <a:rect l="0" t="0" r="0" b="0"/>
                            <a:pathLst>
                              <a:path w="16599" h="16599">
                                <a:moveTo>
                                  <a:pt x="8320" y="0"/>
                                </a:moveTo>
                                <a:cubicBezTo>
                                  <a:pt x="12864" y="0"/>
                                  <a:pt x="16599" y="3735"/>
                                  <a:pt x="16599" y="8278"/>
                                </a:cubicBezTo>
                                <a:cubicBezTo>
                                  <a:pt x="16599" y="12863"/>
                                  <a:pt x="12864" y="16599"/>
                                  <a:pt x="8320" y="16599"/>
                                </a:cubicBezTo>
                                <a:cubicBezTo>
                                  <a:pt x="3736" y="16599"/>
                                  <a:pt x="0" y="12863"/>
                                  <a:pt x="0" y="8278"/>
                                </a:cubicBezTo>
                                <a:cubicBezTo>
                                  <a:pt x="0" y="3735"/>
                                  <a:pt x="3736"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65" name="Shape 18565"/>
                        <wps:cNvSpPr/>
                        <wps:spPr>
                          <a:xfrm>
                            <a:off x="3643290" y="489390"/>
                            <a:ext cx="16598" cy="16599"/>
                          </a:xfrm>
                          <a:custGeom>
                            <a:avLst/>
                            <a:gdLst/>
                            <a:ahLst/>
                            <a:cxnLst/>
                            <a:rect l="0" t="0" r="0" b="0"/>
                            <a:pathLst>
                              <a:path w="16598" h="16599">
                                <a:moveTo>
                                  <a:pt x="8278" y="0"/>
                                </a:moveTo>
                                <a:cubicBezTo>
                                  <a:pt x="12863" y="0"/>
                                  <a:pt x="16598" y="3735"/>
                                  <a:pt x="16598" y="8320"/>
                                </a:cubicBezTo>
                                <a:cubicBezTo>
                                  <a:pt x="16598" y="12863"/>
                                  <a:pt x="12863" y="16599"/>
                                  <a:pt x="8278" y="16599"/>
                                </a:cubicBezTo>
                                <a:cubicBezTo>
                                  <a:pt x="3735" y="16599"/>
                                  <a:pt x="0" y="12863"/>
                                  <a:pt x="0" y="8320"/>
                                </a:cubicBezTo>
                                <a:cubicBezTo>
                                  <a:pt x="0" y="3735"/>
                                  <a:pt x="3735"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66" name="Shape 18566"/>
                        <wps:cNvSpPr/>
                        <wps:spPr>
                          <a:xfrm>
                            <a:off x="3677719" y="263034"/>
                            <a:ext cx="16599" cy="16599"/>
                          </a:xfrm>
                          <a:custGeom>
                            <a:avLst/>
                            <a:gdLst/>
                            <a:ahLst/>
                            <a:cxnLst/>
                            <a:rect l="0" t="0" r="0" b="0"/>
                            <a:pathLst>
                              <a:path w="16599" h="16599">
                                <a:moveTo>
                                  <a:pt x="8278" y="0"/>
                                </a:moveTo>
                                <a:cubicBezTo>
                                  <a:pt x="12863" y="0"/>
                                  <a:pt x="16599" y="3736"/>
                                  <a:pt x="16599" y="8279"/>
                                </a:cubicBezTo>
                                <a:cubicBezTo>
                                  <a:pt x="16599" y="12864"/>
                                  <a:pt x="12863" y="16599"/>
                                  <a:pt x="8278" y="16599"/>
                                </a:cubicBezTo>
                                <a:cubicBezTo>
                                  <a:pt x="3735" y="16599"/>
                                  <a:pt x="0" y="12864"/>
                                  <a:pt x="0" y="8279"/>
                                </a:cubicBezTo>
                                <a:cubicBezTo>
                                  <a:pt x="0" y="3736"/>
                                  <a:pt x="3735"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67" name="Shape 18567"/>
                        <wps:cNvSpPr/>
                        <wps:spPr>
                          <a:xfrm>
                            <a:off x="3712147" y="562875"/>
                            <a:ext cx="16599" cy="16599"/>
                          </a:xfrm>
                          <a:custGeom>
                            <a:avLst/>
                            <a:gdLst/>
                            <a:ahLst/>
                            <a:cxnLst/>
                            <a:rect l="0" t="0" r="0" b="0"/>
                            <a:pathLst>
                              <a:path w="16599" h="16599">
                                <a:moveTo>
                                  <a:pt x="8321" y="0"/>
                                </a:moveTo>
                                <a:cubicBezTo>
                                  <a:pt x="12864" y="0"/>
                                  <a:pt x="16599" y="3736"/>
                                  <a:pt x="16599" y="8279"/>
                                </a:cubicBezTo>
                                <a:cubicBezTo>
                                  <a:pt x="16599" y="12864"/>
                                  <a:pt x="12864" y="16599"/>
                                  <a:pt x="8321" y="16599"/>
                                </a:cubicBezTo>
                                <a:cubicBezTo>
                                  <a:pt x="3736" y="16599"/>
                                  <a:pt x="0" y="12864"/>
                                  <a:pt x="0" y="8279"/>
                                </a:cubicBezTo>
                                <a:cubicBezTo>
                                  <a:pt x="0" y="3736"/>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68" name="Shape 18568"/>
                        <wps:cNvSpPr/>
                        <wps:spPr>
                          <a:xfrm>
                            <a:off x="3746576" y="283030"/>
                            <a:ext cx="16599" cy="16598"/>
                          </a:xfrm>
                          <a:custGeom>
                            <a:avLst/>
                            <a:gdLst/>
                            <a:ahLst/>
                            <a:cxnLst/>
                            <a:rect l="0" t="0" r="0" b="0"/>
                            <a:pathLst>
                              <a:path w="16599" h="16598">
                                <a:moveTo>
                                  <a:pt x="8321" y="0"/>
                                </a:moveTo>
                                <a:cubicBezTo>
                                  <a:pt x="12864" y="0"/>
                                  <a:pt x="16599" y="3735"/>
                                  <a:pt x="16599" y="8278"/>
                                </a:cubicBezTo>
                                <a:cubicBezTo>
                                  <a:pt x="16599" y="12863"/>
                                  <a:pt x="12864" y="16598"/>
                                  <a:pt x="8321" y="16598"/>
                                </a:cubicBezTo>
                                <a:cubicBezTo>
                                  <a:pt x="3736" y="16598"/>
                                  <a:pt x="0" y="12863"/>
                                  <a:pt x="0" y="8278"/>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69" name="Shape 18569"/>
                        <wps:cNvSpPr/>
                        <wps:spPr>
                          <a:xfrm>
                            <a:off x="3781005" y="380416"/>
                            <a:ext cx="16599" cy="16598"/>
                          </a:xfrm>
                          <a:custGeom>
                            <a:avLst/>
                            <a:gdLst/>
                            <a:ahLst/>
                            <a:cxnLst/>
                            <a:rect l="0" t="0" r="0" b="0"/>
                            <a:pathLst>
                              <a:path w="16599" h="16598">
                                <a:moveTo>
                                  <a:pt x="8321" y="0"/>
                                </a:moveTo>
                                <a:cubicBezTo>
                                  <a:pt x="12863" y="0"/>
                                  <a:pt x="16599" y="3735"/>
                                  <a:pt x="16599" y="8278"/>
                                </a:cubicBezTo>
                                <a:cubicBezTo>
                                  <a:pt x="16599" y="12863"/>
                                  <a:pt x="12863" y="16598"/>
                                  <a:pt x="8321" y="16598"/>
                                </a:cubicBezTo>
                                <a:cubicBezTo>
                                  <a:pt x="3736" y="16598"/>
                                  <a:pt x="0" y="12863"/>
                                  <a:pt x="0" y="8278"/>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70" name="Shape 18570"/>
                        <wps:cNvSpPr/>
                        <wps:spPr>
                          <a:xfrm>
                            <a:off x="3815476" y="253313"/>
                            <a:ext cx="16599" cy="16599"/>
                          </a:xfrm>
                          <a:custGeom>
                            <a:avLst/>
                            <a:gdLst/>
                            <a:ahLst/>
                            <a:cxnLst/>
                            <a:rect l="0" t="0" r="0" b="0"/>
                            <a:pathLst>
                              <a:path w="16599" h="16599">
                                <a:moveTo>
                                  <a:pt x="8278" y="0"/>
                                </a:moveTo>
                                <a:cubicBezTo>
                                  <a:pt x="12863" y="0"/>
                                  <a:pt x="16599" y="3735"/>
                                  <a:pt x="16599" y="8320"/>
                                </a:cubicBezTo>
                                <a:cubicBezTo>
                                  <a:pt x="16599" y="12863"/>
                                  <a:pt x="12863" y="16599"/>
                                  <a:pt x="8278" y="16599"/>
                                </a:cubicBezTo>
                                <a:cubicBezTo>
                                  <a:pt x="3735" y="16599"/>
                                  <a:pt x="0" y="12863"/>
                                  <a:pt x="0" y="8320"/>
                                </a:cubicBezTo>
                                <a:cubicBezTo>
                                  <a:pt x="0" y="3735"/>
                                  <a:pt x="3735"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71" name="Shape 18571"/>
                        <wps:cNvSpPr/>
                        <wps:spPr>
                          <a:xfrm>
                            <a:off x="3849905" y="210224"/>
                            <a:ext cx="16599" cy="16598"/>
                          </a:xfrm>
                          <a:custGeom>
                            <a:avLst/>
                            <a:gdLst/>
                            <a:ahLst/>
                            <a:cxnLst/>
                            <a:rect l="0" t="0" r="0" b="0"/>
                            <a:pathLst>
                              <a:path w="16599" h="16598">
                                <a:moveTo>
                                  <a:pt x="8278" y="0"/>
                                </a:moveTo>
                                <a:cubicBezTo>
                                  <a:pt x="12863" y="0"/>
                                  <a:pt x="16599" y="3735"/>
                                  <a:pt x="16599" y="8320"/>
                                </a:cubicBezTo>
                                <a:cubicBezTo>
                                  <a:pt x="16599" y="12863"/>
                                  <a:pt x="12863" y="16598"/>
                                  <a:pt x="8278" y="16598"/>
                                </a:cubicBezTo>
                                <a:cubicBezTo>
                                  <a:pt x="3735" y="16598"/>
                                  <a:pt x="0" y="12863"/>
                                  <a:pt x="0" y="8320"/>
                                </a:cubicBezTo>
                                <a:cubicBezTo>
                                  <a:pt x="0" y="3735"/>
                                  <a:pt x="3735"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72" name="Shape 18572"/>
                        <wps:cNvSpPr/>
                        <wps:spPr>
                          <a:xfrm>
                            <a:off x="3884333" y="158984"/>
                            <a:ext cx="16599" cy="16599"/>
                          </a:xfrm>
                          <a:custGeom>
                            <a:avLst/>
                            <a:gdLst/>
                            <a:ahLst/>
                            <a:cxnLst/>
                            <a:rect l="0" t="0" r="0" b="0"/>
                            <a:pathLst>
                              <a:path w="16599" h="16599">
                                <a:moveTo>
                                  <a:pt x="8279" y="0"/>
                                </a:moveTo>
                                <a:cubicBezTo>
                                  <a:pt x="12864" y="0"/>
                                  <a:pt x="16599" y="3735"/>
                                  <a:pt x="16599" y="8279"/>
                                </a:cubicBezTo>
                                <a:cubicBezTo>
                                  <a:pt x="16599" y="12863"/>
                                  <a:pt x="12864" y="16599"/>
                                  <a:pt x="8279" y="16599"/>
                                </a:cubicBezTo>
                                <a:cubicBezTo>
                                  <a:pt x="3736" y="16599"/>
                                  <a:pt x="0" y="12863"/>
                                  <a:pt x="0" y="8279"/>
                                </a:cubicBezTo>
                                <a:cubicBezTo>
                                  <a:pt x="0" y="3735"/>
                                  <a:pt x="3736" y="0"/>
                                  <a:pt x="8279"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73" name="Shape 18573"/>
                        <wps:cNvSpPr/>
                        <wps:spPr>
                          <a:xfrm>
                            <a:off x="3918763" y="208908"/>
                            <a:ext cx="16598" cy="16599"/>
                          </a:xfrm>
                          <a:custGeom>
                            <a:avLst/>
                            <a:gdLst/>
                            <a:ahLst/>
                            <a:cxnLst/>
                            <a:rect l="0" t="0" r="0" b="0"/>
                            <a:pathLst>
                              <a:path w="16598" h="16599">
                                <a:moveTo>
                                  <a:pt x="8320" y="0"/>
                                </a:moveTo>
                                <a:cubicBezTo>
                                  <a:pt x="12863" y="0"/>
                                  <a:pt x="16598" y="3735"/>
                                  <a:pt x="16598" y="8278"/>
                                </a:cubicBezTo>
                                <a:cubicBezTo>
                                  <a:pt x="16598" y="12863"/>
                                  <a:pt x="12863" y="16599"/>
                                  <a:pt x="8320" y="16599"/>
                                </a:cubicBezTo>
                                <a:cubicBezTo>
                                  <a:pt x="3735" y="16599"/>
                                  <a:pt x="0" y="12863"/>
                                  <a:pt x="0" y="8278"/>
                                </a:cubicBezTo>
                                <a:cubicBezTo>
                                  <a:pt x="0" y="3735"/>
                                  <a:pt x="3735"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74" name="Shape 18574"/>
                        <wps:cNvSpPr/>
                        <wps:spPr>
                          <a:xfrm>
                            <a:off x="3953191" y="270549"/>
                            <a:ext cx="16599" cy="16599"/>
                          </a:xfrm>
                          <a:custGeom>
                            <a:avLst/>
                            <a:gdLst/>
                            <a:ahLst/>
                            <a:cxnLst/>
                            <a:rect l="0" t="0" r="0" b="0"/>
                            <a:pathLst>
                              <a:path w="16599" h="16599">
                                <a:moveTo>
                                  <a:pt x="8321" y="0"/>
                                </a:moveTo>
                                <a:cubicBezTo>
                                  <a:pt x="12864" y="0"/>
                                  <a:pt x="16599" y="3736"/>
                                  <a:pt x="16599" y="8279"/>
                                </a:cubicBezTo>
                                <a:cubicBezTo>
                                  <a:pt x="16599" y="12864"/>
                                  <a:pt x="12864" y="16599"/>
                                  <a:pt x="8321" y="16599"/>
                                </a:cubicBezTo>
                                <a:cubicBezTo>
                                  <a:pt x="3736" y="16599"/>
                                  <a:pt x="0" y="12864"/>
                                  <a:pt x="0" y="8279"/>
                                </a:cubicBezTo>
                                <a:cubicBezTo>
                                  <a:pt x="0" y="3736"/>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75" name="Shape 18575"/>
                        <wps:cNvSpPr/>
                        <wps:spPr>
                          <a:xfrm>
                            <a:off x="4022091" y="196385"/>
                            <a:ext cx="16599" cy="16598"/>
                          </a:xfrm>
                          <a:custGeom>
                            <a:avLst/>
                            <a:gdLst/>
                            <a:ahLst/>
                            <a:cxnLst/>
                            <a:rect l="0" t="0" r="0" b="0"/>
                            <a:pathLst>
                              <a:path w="16599" h="16598">
                                <a:moveTo>
                                  <a:pt x="8278" y="0"/>
                                </a:moveTo>
                                <a:cubicBezTo>
                                  <a:pt x="12863" y="0"/>
                                  <a:pt x="16599" y="3735"/>
                                  <a:pt x="16599" y="8278"/>
                                </a:cubicBezTo>
                                <a:cubicBezTo>
                                  <a:pt x="16599" y="12863"/>
                                  <a:pt x="12863" y="16598"/>
                                  <a:pt x="8278" y="16598"/>
                                </a:cubicBezTo>
                                <a:cubicBezTo>
                                  <a:pt x="3735" y="16598"/>
                                  <a:pt x="0" y="12863"/>
                                  <a:pt x="0" y="8278"/>
                                </a:cubicBezTo>
                                <a:cubicBezTo>
                                  <a:pt x="0" y="3735"/>
                                  <a:pt x="3735"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76" name="Shape 18576"/>
                        <wps:cNvSpPr/>
                        <wps:spPr>
                          <a:xfrm>
                            <a:off x="4056520" y="210479"/>
                            <a:ext cx="16599" cy="16599"/>
                          </a:xfrm>
                          <a:custGeom>
                            <a:avLst/>
                            <a:gdLst/>
                            <a:ahLst/>
                            <a:cxnLst/>
                            <a:rect l="0" t="0" r="0" b="0"/>
                            <a:pathLst>
                              <a:path w="16599" h="16599">
                                <a:moveTo>
                                  <a:pt x="8278" y="0"/>
                                </a:moveTo>
                                <a:cubicBezTo>
                                  <a:pt x="12863" y="0"/>
                                  <a:pt x="16599" y="3736"/>
                                  <a:pt x="16599" y="8321"/>
                                </a:cubicBezTo>
                                <a:cubicBezTo>
                                  <a:pt x="16599" y="12864"/>
                                  <a:pt x="12863" y="16599"/>
                                  <a:pt x="8278" y="16599"/>
                                </a:cubicBezTo>
                                <a:cubicBezTo>
                                  <a:pt x="3735" y="16599"/>
                                  <a:pt x="0" y="12864"/>
                                  <a:pt x="0" y="8321"/>
                                </a:cubicBezTo>
                                <a:cubicBezTo>
                                  <a:pt x="0" y="3736"/>
                                  <a:pt x="3735"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77" name="Shape 18577"/>
                        <wps:cNvSpPr/>
                        <wps:spPr>
                          <a:xfrm>
                            <a:off x="4090949" y="165395"/>
                            <a:ext cx="16598" cy="16599"/>
                          </a:xfrm>
                          <a:custGeom>
                            <a:avLst/>
                            <a:gdLst/>
                            <a:ahLst/>
                            <a:cxnLst/>
                            <a:rect l="0" t="0" r="0" b="0"/>
                            <a:pathLst>
                              <a:path w="16598" h="16599">
                                <a:moveTo>
                                  <a:pt x="8320" y="0"/>
                                </a:moveTo>
                                <a:cubicBezTo>
                                  <a:pt x="12863" y="0"/>
                                  <a:pt x="16598" y="3735"/>
                                  <a:pt x="16598" y="8320"/>
                                </a:cubicBezTo>
                                <a:cubicBezTo>
                                  <a:pt x="16598" y="12863"/>
                                  <a:pt x="12863" y="16599"/>
                                  <a:pt x="8320" y="16599"/>
                                </a:cubicBezTo>
                                <a:cubicBezTo>
                                  <a:pt x="3735" y="16599"/>
                                  <a:pt x="0" y="12863"/>
                                  <a:pt x="0" y="8320"/>
                                </a:cubicBezTo>
                                <a:cubicBezTo>
                                  <a:pt x="0" y="3735"/>
                                  <a:pt x="3735"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78" name="Shape 18578"/>
                        <wps:cNvSpPr/>
                        <wps:spPr>
                          <a:xfrm>
                            <a:off x="4125377" y="143574"/>
                            <a:ext cx="16599" cy="16599"/>
                          </a:xfrm>
                          <a:custGeom>
                            <a:avLst/>
                            <a:gdLst/>
                            <a:ahLst/>
                            <a:cxnLst/>
                            <a:rect l="0" t="0" r="0" b="0"/>
                            <a:pathLst>
                              <a:path w="16599" h="16599">
                                <a:moveTo>
                                  <a:pt x="8321" y="0"/>
                                </a:moveTo>
                                <a:cubicBezTo>
                                  <a:pt x="12864" y="0"/>
                                  <a:pt x="16599" y="3735"/>
                                  <a:pt x="16599" y="8278"/>
                                </a:cubicBezTo>
                                <a:cubicBezTo>
                                  <a:pt x="16599" y="12863"/>
                                  <a:pt x="12864" y="16599"/>
                                  <a:pt x="8321" y="16599"/>
                                </a:cubicBezTo>
                                <a:cubicBezTo>
                                  <a:pt x="3736" y="16599"/>
                                  <a:pt x="0" y="12863"/>
                                  <a:pt x="0" y="8278"/>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79" name="Shape 18579"/>
                        <wps:cNvSpPr/>
                        <wps:spPr>
                          <a:xfrm>
                            <a:off x="4159806" y="61344"/>
                            <a:ext cx="16599" cy="16599"/>
                          </a:xfrm>
                          <a:custGeom>
                            <a:avLst/>
                            <a:gdLst/>
                            <a:ahLst/>
                            <a:cxnLst/>
                            <a:rect l="0" t="0" r="0" b="0"/>
                            <a:pathLst>
                              <a:path w="16599" h="16599">
                                <a:moveTo>
                                  <a:pt x="8321" y="0"/>
                                </a:moveTo>
                                <a:cubicBezTo>
                                  <a:pt x="12864" y="0"/>
                                  <a:pt x="16599" y="3736"/>
                                  <a:pt x="16599" y="8321"/>
                                </a:cubicBezTo>
                                <a:cubicBezTo>
                                  <a:pt x="16599" y="12864"/>
                                  <a:pt x="12864" y="16599"/>
                                  <a:pt x="8321" y="16599"/>
                                </a:cubicBezTo>
                                <a:cubicBezTo>
                                  <a:pt x="3736" y="16599"/>
                                  <a:pt x="0" y="12864"/>
                                  <a:pt x="0" y="8321"/>
                                </a:cubicBezTo>
                                <a:cubicBezTo>
                                  <a:pt x="0" y="3736"/>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80" name="Shape 18580"/>
                        <wps:cNvSpPr/>
                        <wps:spPr>
                          <a:xfrm>
                            <a:off x="4194278" y="177196"/>
                            <a:ext cx="16599" cy="16599"/>
                          </a:xfrm>
                          <a:custGeom>
                            <a:avLst/>
                            <a:gdLst/>
                            <a:ahLst/>
                            <a:cxnLst/>
                            <a:rect l="0" t="0" r="0" b="0"/>
                            <a:pathLst>
                              <a:path w="16599" h="16599">
                                <a:moveTo>
                                  <a:pt x="8278" y="0"/>
                                </a:moveTo>
                                <a:cubicBezTo>
                                  <a:pt x="12863" y="0"/>
                                  <a:pt x="16599" y="3736"/>
                                  <a:pt x="16599" y="8279"/>
                                </a:cubicBezTo>
                                <a:cubicBezTo>
                                  <a:pt x="16599" y="12863"/>
                                  <a:pt x="12863" y="16599"/>
                                  <a:pt x="8278" y="16599"/>
                                </a:cubicBezTo>
                                <a:cubicBezTo>
                                  <a:pt x="3735" y="16599"/>
                                  <a:pt x="0" y="12863"/>
                                  <a:pt x="0" y="8279"/>
                                </a:cubicBezTo>
                                <a:cubicBezTo>
                                  <a:pt x="0" y="3736"/>
                                  <a:pt x="3735"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81" name="Shape 18581"/>
                        <wps:cNvSpPr/>
                        <wps:spPr>
                          <a:xfrm>
                            <a:off x="4228707" y="377571"/>
                            <a:ext cx="16599" cy="16599"/>
                          </a:xfrm>
                          <a:custGeom>
                            <a:avLst/>
                            <a:gdLst/>
                            <a:ahLst/>
                            <a:cxnLst/>
                            <a:rect l="0" t="0" r="0" b="0"/>
                            <a:pathLst>
                              <a:path w="16599" h="16599">
                                <a:moveTo>
                                  <a:pt x="8278" y="0"/>
                                </a:moveTo>
                                <a:cubicBezTo>
                                  <a:pt x="12863" y="0"/>
                                  <a:pt x="16599" y="3736"/>
                                  <a:pt x="16599" y="8321"/>
                                </a:cubicBezTo>
                                <a:cubicBezTo>
                                  <a:pt x="16599" y="12864"/>
                                  <a:pt x="12863" y="16599"/>
                                  <a:pt x="8278" y="16599"/>
                                </a:cubicBezTo>
                                <a:cubicBezTo>
                                  <a:pt x="3735" y="16599"/>
                                  <a:pt x="0" y="12864"/>
                                  <a:pt x="0" y="8321"/>
                                </a:cubicBezTo>
                                <a:cubicBezTo>
                                  <a:pt x="0" y="3736"/>
                                  <a:pt x="3735"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82" name="Shape 18582"/>
                        <wps:cNvSpPr/>
                        <wps:spPr>
                          <a:xfrm>
                            <a:off x="4263136" y="716638"/>
                            <a:ext cx="16598" cy="16599"/>
                          </a:xfrm>
                          <a:custGeom>
                            <a:avLst/>
                            <a:gdLst/>
                            <a:ahLst/>
                            <a:cxnLst/>
                            <a:rect l="0" t="0" r="0" b="0"/>
                            <a:pathLst>
                              <a:path w="16598" h="16599">
                                <a:moveTo>
                                  <a:pt x="8278" y="0"/>
                                </a:moveTo>
                                <a:cubicBezTo>
                                  <a:pt x="12863" y="0"/>
                                  <a:pt x="16598" y="3735"/>
                                  <a:pt x="16598" y="8278"/>
                                </a:cubicBezTo>
                                <a:cubicBezTo>
                                  <a:pt x="16598" y="12863"/>
                                  <a:pt x="12863" y="16599"/>
                                  <a:pt x="8278" y="16599"/>
                                </a:cubicBezTo>
                                <a:cubicBezTo>
                                  <a:pt x="3735" y="16599"/>
                                  <a:pt x="0" y="12863"/>
                                  <a:pt x="0" y="8278"/>
                                </a:cubicBezTo>
                                <a:cubicBezTo>
                                  <a:pt x="0" y="3735"/>
                                  <a:pt x="3735"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83" name="Shape 18583"/>
                        <wps:cNvSpPr/>
                        <wps:spPr>
                          <a:xfrm>
                            <a:off x="4297565" y="633346"/>
                            <a:ext cx="16598" cy="16599"/>
                          </a:xfrm>
                          <a:custGeom>
                            <a:avLst/>
                            <a:gdLst/>
                            <a:ahLst/>
                            <a:cxnLst/>
                            <a:rect l="0" t="0" r="0" b="0"/>
                            <a:pathLst>
                              <a:path w="16598" h="16599">
                                <a:moveTo>
                                  <a:pt x="8320" y="0"/>
                                </a:moveTo>
                                <a:cubicBezTo>
                                  <a:pt x="12863" y="0"/>
                                  <a:pt x="16598" y="3736"/>
                                  <a:pt x="16598" y="8279"/>
                                </a:cubicBezTo>
                                <a:cubicBezTo>
                                  <a:pt x="16598" y="12864"/>
                                  <a:pt x="12863" y="16599"/>
                                  <a:pt x="8320" y="16599"/>
                                </a:cubicBezTo>
                                <a:cubicBezTo>
                                  <a:pt x="3735" y="16599"/>
                                  <a:pt x="0" y="12864"/>
                                  <a:pt x="0" y="8279"/>
                                </a:cubicBezTo>
                                <a:cubicBezTo>
                                  <a:pt x="0" y="3736"/>
                                  <a:pt x="3735"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84" name="Shape 18584"/>
                        <wps:cNvSpPr/>
                        <wps:spPr>
                          <a:xfrm>
                            <a:off x="4331994" y="74631"/>
                            <a:ext cx="16598" cy="16599"/>
                          </a:xfrm>
                          <a:custGeom>
                            <a:avLst/>
                            <a:gdLst/>
                            <a:ahLst/>
                            <a:cxnLst/>
                            <a:rect l="0" t="0" r="0" b="0"/>
                            <a:pathLst>
                              <a:path w="16598" h="16599">
                                <a:moveTo>
                                  <a:pt x="8320" y="0"/>
                                </a:moveTo>
                                <a:cubicBezTo>
                                  <a:pt x="12863" y="0"/>
                                  <a:pt x="16598" y="3736"/>
                                  <a:pt x="16598" y="8279"/>
                                </a:cubicBezTo>
                                <a:cubicBezTo>
                                  <a:pt x="16598" y="12864"/>
                                  <a:pt x="12863" y="16599"/>
                                  <a:pt x="8320" y="16599"/>
                                </a:cubicBezTo>
                                <a:cubicBezTo>
                                  <a:pt x="3735" y="16599"/>
                                  <a:pt x="0" y="12864"/>
                                  <a:pt x="0" y="8279"/>
                                </a:cubicBezTo>
                                <a:cubicBezTo>
                                  <a:pt x="0" y="3736"/>
                                  <a:pt x="3735"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85" name="Shape 18585"/>
                        <wps:cNvSpPr/>
                        <wps:spPr>
                          <a:xfrm>
                            <a:off x="716162" y="534050"/>
                            <a:ext cx="16599" cy="16599"/>
                          </a:xfrm>
                          <a:custGeom>
                            <a:avLst/>
                            <a:gdLst/>
                            <a:ahLst/>
                            <a:cxnLst/>
                            <a:rect l="0" t="0" r="0" b="0"/>
                            <a:pathLst>
                              <a:path w="16599" h="16599">
                                <a:moveTo>
                                  <a:pt x="8321" y="0"/>
                                </a:moveTo>
                                <a:cubicBezTo>
                                  <a:pt x="12863" y="0"/>
                                  <a:pt x="16599" y="3735"/>
                                  <a:pt x="16599" y="8278"/>
                                </a:cubicBezTo>
                                <a:cubicBezTo>
                                  <a:pt x="16599" y="12863"/>
                                  <a:pt x="12863" y="16599"/>
                                  <a:pt x="8321" y="16599"/>
                                </a:cubicBezTo>
                                <a:cubicBezTo>
                                  <a:pt x="3736" y="16599"/>
                                  <a:pt x="0" y="12863"/>
                                  <a:pt x="0" y="8278"/>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86" name="Shape 18586"/>
                        <wps:cNvSpPr/>
                        <wps:spPr>
                          <a:xfrm>
                            <a:off x="750633" y="532479"/>
                            <a:ext cx="16599" cy="16599"/>
                          </a:xfrm>
                          <a:custGeom>
                            <a:avLst/>
                            <a:gdLst/>
                            <a:ahLst/>
                            <a:cxnLst/>
                            <a:rect l="0" t="0" r="0" b="0"/>
                            <a:pathLst>
                              <a:path w="16599" h="16599">
                                <a:moveTo>
                                  <a:pt x="8278" y="0"/>
                                </a:moveTo>
                                <a:cubicBezTo>
                                  <a:pt x="12863" y="0"/>
                                  <a:pt x="16599" y="3736"/>
                                  <a:pt x="16599" y="8321"/>
                                </a:cubicBezTo>
                                <a:cubicBezTo>
                                  <a:pt x="16599" y="12864"/>
                                  <a:pt x="12863" y="16599"/>
                                  <a:pt x="8278" y="16599"/>
                                </a:cubicBezTo>
                                <a:cubicBezTo>
                                  <a:pt x="3736" y="16599"/>
                                  <a:pt x="0" y="12864"/>
                                  <a:pt x="0" y="8321"/>
                                </a:cubicBezTo>
                                <a:cubicBezTo>
                                  <a:pt x="0" y="3736"/>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87" name="Shape 18587"/>
                        <wps:cNvSpPr/>
                        <wps:spPr>
                          <a:xfrm>
                            <a:off x="785062" y="545725"/>
                            <a:ext cx="16599" cy="16598"/>
                          </a:xfrm>
                          <a:custGeom>
                            <a:avLst/>
                            <a:gdLst/>
                            <a:ahLst/>
                            <a:cxnLst/>
                            <a:rect l="0" t="0" r="0" b="0"/>
                            <a:pathLst>
                              <a:path w="16599" h="16598">
                                <a:moveTo>
                                  <a:pt x="8278" y="0"/>
                                </a:moveTo>
                                <a:cubicBezTo>
                                  <a:pt x="12863" y="0"/>
                                  <a:pt x="16599" y="3735"/>
                                  <a:pt x="16599" y="8320"/>
                                </a:cubicBezTo>
                                <a:cubicBezTo>
                                  <a:pt x="16599" y="12863"/>
                                  <a:pt x="12863" y="16598"/>
                                  <a:pt x="8278" y="16598"/>
                                </a:cubicBezTo>
                                <a:cubicBezTo>
                                  <a:pt x="3736" y="16598"/>
                                  <a:pt x="0" y="12863"/>
                                  <a:pt x="0" y="8320"/>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88" name="Shape 18588"/>
                        <wps:cNvSpPr/>
                        <wps:spPr>
                          <a:xfrm>
                            <a:off x="819491" y="305147"/>
                            <a:ext cx="16599" cy="16599"/>
                          </a:xfrm>
                          <a:custGeom>
                            <a:avLst/>
                            <a:gdLst/>
                            <a:ahLst/>
                            <a:cxnLst/>
                            <a:rect l="0" t="0" r="0" b="0"/>
                            <a:pathLst>
                              <a:path w="16599" h="16599">
                                <a:moveTo>
                                  <a:pt x="8278" y="0"/>
                                </a:moveTo>
                                <a:cubicBezTo>
                                  <a:pt x="12863" y="0"/>
                                  <a:pt x="16599" y="3736"/>
                                  <a:pt x="16599" y="8320"/>
                                </a:cubicBezTo>
                                <a:cubicBezTo>
                                  <a:pt x="16599" y="12863"/>
                                  <a:pt x="12863" y="16599"/>
                                  <a:pt x="8278" y="16599"/>
                                </a:cubicBezTo>
                                <a:cubicBezTo>
                                  <a:pt x="3736" y="16599"/>
                                  <a:pt x="0" y="12863"/>
                                  <a:pt x="0" y="8320"/>
                                </a:cubicBezTo>
                                <a:cubicBezTo>
                                  <a:pt x="0" y="3736"/>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89" name="Shape 18589"/>
                        <wps:cNvSpPr/>
                        <wps:spPr>
                          <a:xfrm>
                            <a:off x="853919" y="614625"/>
                            <a:ext cx="16599" cy="16599"/>
                          </a:xfrm>
                          <a:custGeom>
                            <a:avLst/>
                            <a:gdLst/>
                            <a:ahLst/>
                            <a:cxnLst/>
                            <a:rect l="0" t="0" r="0" b="0"/>
                            <a:pathLst>
                              <a:path w="16599" h="16599">
                                <a:moveTo>
                                  <a:pt x="8321" y="0"/>
                                </a:moveTo>
                                <a:cubicBezTo>
                                  <a:pt x="12863" y="0"/>
                                  <a:pt x="16599" y="3736"/>
                                  <a:pt x="16599" y="8320"/>
                                </a:cubicBezTo>
                                <a:cubicBezTo>
                                  <a:pt x="16599" y="12863"/>
                                  <a:pt x="12863" y="16599"/>
                                  <a:pt x="8321" y="16599"/>
                                </a:cubicBezTo>
                                <a:cubicBezTo>
                                  <a:pt x="3736" y="16599"/>
                                  <a:pt x="0" y="12863"/>
                                  <a:pt x="0" y="8320"/>
                                </a:cubicBezTo>
                                <a:cubicBezTo>
                                  <a:pt x="0" y="3736"/>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90" name="Shape 18590"/>
                        <wps:cNvSpPr/>
                        <wps:spPr>
                          <a:xfrm>
                            <a:off x="888348" y="504630"/>
                            <a:ext cx="16599" cy="16556"/>
                          </a:xfrm>
                          <a:custGeom>
                            <a:avLst/>
                            <a:gdLst/>
                            <a:ahLst/>
                            <a:cxnLst/>
                            <a:rect l="0" t="0" r="0" b="0"/>
                            <a:pathLst>
                              <a:path w="16599" h="16556">
                                <a:moveTo>
                                  <a:pt x="8321" y="0"/>
                                </a:moveTo>
                                <a:cubicBezTo>
                                  <a:pt x="12863" y="0"/>
                                  <a:pt x="16599" y="3694"/>
                                  <a:pt x="16599" y="8279"/>
                                </a:cubicBezTo>
                                <a:cubicBezTo>
                                  <a:pt x="16599" y="12864"/>
                                  <a:pt x="12863" y="16556"/>
                                  <a:pt x="8321" y="16556"/>
                                </a:cubicBezTo>
                                <a:cubicBezTo>
                                  <a:pt x="3736" y="16556"/>
                                  <a:pt x="0" y="12864"/>
                                  <a:pt x="0" y="8279"/>
                                </a:cubicBezTo>
                                <a:cubicBezTo>
                                  <a:pt x="0" y="3694"/>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91" name="Shape 18591"/>
                        <wps:cNvSpPr/>
                        <wps:spPr>
                          <a:xfrm>
                            <a:off x="922777" y="543687"/>
                            <a:ext cx="16599" cy="16599"/>
                          </a:xfrm>
                          <a:custGeom>
                            <a:avLst/>
                            <a:gdLst/>
                            <a:ahLst/>
                            <a:cxnLst/>
                            <a:rect l="0" t="0" r="0" b="0"/>
                            <a:pathLst>
                              <a:path w="16599" h="16599">
                                <a:moveTo>
                                  <a:pt x="8320" y="0"/>
                                </a:moveTo>
                                <a:cubicBezTo>
                                  <a:pt x="12863" y="0"/>
                                  <a:pt x="16599" y="3735"/>
                                  <a:pt x="16599" y="8320"/>
                                </a:cubicBezTo>
                                <a:cubicBezTo>
                                  <a:pt x="16599" y="12863"/>
                                  <a:pt x="12863" y="16599"/>
                                  <a:pt x="8320" y="16599"/>
                                </a:cubicBezTo>
                                <a:cubicBezTo>
                                  <a:pt x="3736" y="16599"/>
                                  <a:pt x="0" y="12863"/>
                                  <a:pt x="0" y="8320"/>
                                </a:cubicBezTo>
                                <a:cubicBezTo>
                                  <a:pt x="0" y="3735"/>
                                  <a:pt x="3736"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92" name="Shape 18592"/>
                        <wps:cNvSpPr/>
                        <wps:spPr>
                          <a:xfrm>
                            <a:off x="957248" y="581172"/>
                            <a:ext cx="16599" cy="16599"/>
                          </a:xfrm>
                          <a:custGeom>
                            <a:avLst/>
                            <a:gdLst/>
                            <a:ahLst/>
                            <a:cxnLst/>
                            <a:rect l="0" t="0" r="0" b="0"/>
                            <a:pathLst>
                              <a:path w="16599" h="16599">
                                <a:moveTo>
                                  <a:pt x="8278" y="0"/>
                                </a:moveTo>
                                <a:cubicBezTo>
                                  <a:pt x="12863" y="0"/>
                                  <a:pt x="16599" y="3735"/>
                                  <a:pt x="16599" y="8320"/>
                                </a:cubicBezTo>
                                <a:cubicBezTo>
                                  <a:pt x="16599" y="12863"/>
                                  <a:pt x="12863" y="16599"/>
                                  <a:pt x="8278" y="16599"/>
                                </a:cubicBezTo>
                                <a:cubicBezTo>
                                  <a:pt x="3736" y="16599"/>
                                  <a:pt x="0" y="12863"/>
                                  <a:pt x="0" y="8320"/>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93" name="Shape 18593"/>
                        <wps:cNvSpPr/>
                        <wps:spPr>
                          <a:xfrm>
                            <a:off x="991677" y="631818"/>
                            <a:ext cx="16599" cy="16598"/>
                          </a:xfrm>
                          <a:custGeom>
                            <a:avLst/>
                            <a:gdLst/>
                            <a:ahLst/>
                            <a:cxnLst/>
                            <a:rect l="0" t="0" r="0" b="0"/>
                            <a:pathLst>
                              <a:path w="16599" h="16598">
                                <a:moveTo>
                                  <a:pt x="8278" y="0"/>
                                </a:moveTo>
                                <a:cubicBezTo>
                                  <a:pt x="12863" y="0"/>
                                  <a:pt x="16599" y="3735"/>
                                  <a:pt x="16599" y="8320"/>
                                </a:cubicBezTo>
                                <a:cubicBezTo>
                                  <a:pt x="16599" y="12863"/>
                                  <a:pt x="12863" y="16598"/>
                                  <a:pt x="8278" y="16598"/>
                                </a:cubicBezTo>
                                <a:cubicBezTo>
                                  <a:pt x="3736" y="16598"/>
                                  <a:pt x="0" y="12863"/>
                                  <a:pt x="0" y="8320"/>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94" name="Shape 18594"/>
                        <wps:cNvSpPr/>
                        <wps:spPr>
                          <a:xfrm>
                            <a:off x="380109" y="34514"/>
                            <a:ext cx="3960205" cy="690401"/>
                          </a:xfrm>
                          <a:custGeom>
                            <a:avLst/>
                            <a:gdLst/>
                            <a:ahLst/>
                            <a:cxnLst/>
                            <a:rect l="0" t="0" r="0" b="0"/>
                            <a:pathLst>
                              <a:path w="3960205" h="690401">
                                <a:moveTo>
                                  <a:pt x="0" y="0"/>
                                </a:moveTo>
                                <a:lnTo>
                                  <a:pt x="34429" y="197743"/>
                                </a:lnTo>
                                <a:lnTo>
                                  <a:pt x="68858" y="218756"/>
                                </a:lnTo>
                                <a:lnTo>
                                  <a:pt x="103329" y="0"/>
                                </a:lnTo>
                                <a:lnTo>
                                  <a:pt x="137758" y="138479"/>
                                </a:lnTo>
                                <a:lnTo>
                                  <a:pt x="172187" y="0"/>
                                </a:lnTo>
                                <a:lnTo>
                                  <a:pt x="206615" y="37230"/>
                                </a:lnTo>
                                <a:lnTo>
                                  <a:pt x="275516" y="72127"/>
                                </a:lnTo>
                                <a:lnTo>
                                  <a:pt x="309944" y="209290"/>
                                </a:lnTo>
                                <a:lnTo>
                                  <a:pt x="344373" y="507814"/>
                                </a:lnTo>
                                <a:lnTo>
                                  <a:pt x="378802" y="506286"/>
                                </a:lnTo>
                                <a:lnTo>
                                  <a:pt x="413231" y="519531"/>
                                </a:lnTo>
                                <a:lnTo>
                                  <a:pt x="447660" y="278954"/>
                                </a:lnTo>
                                <a:lnTo>
                                  <a:pt x="482131" y="588431"/>
                                </a:lnTo>
                                <a:lnTo>
                                  <a:pt x="516560" y="478395"/>
                                </a:lnTo>
                                <a:lnTo>
                                  <a:pt x="550988" y="517493"/>
                                </a:lnTo>
                                <a:lnTo>
                                  <a:pt x="585417" y="554979"/>
                                </a:lnTo>
                                <a:lnTo>
                                  <a:pt x="619846" y="605624"/>
                                </a:lnTo>
                                <a:lnTo>
                                  <a:pt x="654275" y="563851"/>
                                </a:lnTo>
                                <a:lnTo>
                                  <a:pt x="688746" y="554639"/>
                                </a:lnTo>
                                <a:lnTo>
                                  <a:pt x="723175" y="278487"/>
                                </a:lnTo>
                                <a:lnTo>
                                  <a:pt x="757604" y="179149"/>
                                </a:lnTo>
                                <a:lnTo>
                                  <a:pt x="792033" y="262270"/>
                                </a:lnTo>
                                <a:lnTo>
                                  <a:pt x="826461" y="147012"/>
                                </a:lnTo>
                                <a:lnTo>
                                  <a:pt x="860933" y="170828"/>
                                </a:lnTo>
                                <a:lnTo>
                                  <a:pt x="895361" y="155205"/>
                                </a:lnTo>
                                <a:lnTo>
                                  <a:pt x="929790" y="206318"/>
                                </a:lnTo>
                                <a:lnTo>
                                  <a:pt x="964219" y="343439"/>
                                </a:lnTo>
                                <a:lnTo>
                                  <a:pt x="998648" y="261252"/>
                                </a:lnTo>
                                <a:lnTo>
                                  <a:pt x="1033077" y="270549"/>
                                </a:lnTo>
                                <a:lnTo>
                                  <a:pt x="1067548" y="232426"/>
                                </a:lnTo>
                                <a:lnTo>
                                  <a:pt x="1101977" y="228520"/>
                                </a:lnTo>
                                <a:lnTo>
                                  <a:pt x="1136406" y="367764"/>
                                </a:lnTo>
                                <a:lnTo>
                                  <a:pt x="1170834" y="258365"/>
                                </a:lnTo>
                                <a:lnTo>
                                  <a:pt x="1205263" y="286298"/>
                                </a:lnTo>
                                <a:lnTo>
                                  <a:pt x="1239734" y="298567"/>
                                </a:lnTo>
                                <a:lnTo>
                                  <a:pt x="1274163" y="258746"/>
                                </a:lnTo>
                                <a:lnTo>
                                  <a:pt x="1308592" y="347387"/>
                                </a:lnTo>
                                <a:lnTo>
                                  <a:pt x="1343021" y="175752"/>
                                </a:lnTo>
                                <a:lnTo>
                                  <a:pt x="1377450" y="120692"/>
                                </a:lnTo>
                                <a:lnTo>
                                  <a:pt x="1411878" y="194559"/>
                                </a:lnTo>
                                <a:lnTo>
                                  <a:pt x="1446350" y="167687"/>
                                </a:lnTo>
                                <a:lnTo>
                                  <a:pt x="1480778" y="142003"/>
                                </a:lnTo>
                                <a:lnTo>
                                  <a:pt x="1515207" y="258407"/>
                                </a:lnTo>
                                <a:lnTo>
                                  <a:pt x="1549636" y="98786"/>
                                </a:lnTo>
                                <a:lnTo>
                                  <a:pt x="1584065" y="63636"/>
                                </a:lnTo>
                                <a:lnTo>
                                  <a:pt x="1618536" y="137715"/>
                                </a:lnTo>
                                <a:lnTo>
                                  <a:pt x="1652965" y="213492"/>
                                </a:lnTo>
                                <a:lnTo>
                                  <a:pt x="1687394" y="175328"/>
                                </a:lnTo>
                                <a:lnTo>
                                  <a:pt x="1721823" y="167601"/>
                                </a:lnTo>
                                <a:lnTo>
                                  <a:pt x="1756252" y="139328"/>
                                </a:lnTo>
                                <a:lnTo>
                                  <a:pt x="1790680" y="122772"/>
                                </a:lnTo>
                                <a:lnTo>
                                  <a:pt x="1825151" y="78112"/>
                                </a:lnTo>
                                <a:lnTo>
                                  <a:pt x="1859580" y="55867"/>
                                </a:lnTo>
                                <a:lnTo>
                                  <a:pt x="1894009" y="6793"/>
                                </a:lnTo>
                                <a:lnTo>
                                  <a:pt x="1928438" y="52768"/>
                                </a:lnTo>
                                <a:lnTo>
                                  <a:pt x="1962867" y="14518"/>
                                </a:lnTo>
                                <a:lnTo>
                                  <a:pt x="1997338" y="53702"/>
                                </a:lnTo>
                                <a:lnTo>
                                  <a:pt x="2031767" y="66310"/>
                                </a:lnTo>
                                <a:lnTo>
                                  <a:pt x="2066195" y="60876"/>
                                </a:lnTo>
                                <a:lnTo>
                                  <a:pt x="2100624" y="24198"/>
                                </a:lnTo>
                                <a:lnTo>
                                  <a:pt x="2135053" y="70343"/>
                                </a:lnTo>
                                <a:lnTo>
                                  <a:pt x="2169482" y="55442"/>
                                </a:lnTo>
                                <a:lnTo>
                                  <a:pt x="2203953" y="139583"/>
                                </a:lnTo>
                                <a:lnTo>
                                  <a:pt x="2238382" y="152658"/>
                                </a:lnTo>
                                <a:lnTo>
                                  <a:pt x="2272811" y="62405"/>
                                </a:lnTo>
                                <a:lnTo>
                                  <a:pt x="2307240" y="69834"/>
                                </a:lnTo>
                                <a:lnTo>
                                  <a:pt x="2341669" y="65929"/>
                                </a:lnTo>
                                <a:lnTo>
                                  <a:pt x="2376098" y="0"/>
                                </a:lnTo>
                                <a:lnTo>
                                  <a:pt x="2410568" y="6834"/>
                                </a:lnTo>
                                <a:lnTo>
                                  <a:pt x="2444997" y="7599"/>
                                </a:lnTo>
                                <a:lnTo>
                                  <a:pt x="2479426" y="0"/>
                                </a:lnTo>
                                <a:lnTo>
                                  <a:pt x="2513855" y="2801"/>
                                </a:lnTo>
                                <a:lnTo>
                                  <a:pt x="2548284" y="32434"/>
                                </a:lnTo>
                                <a:lnTo>
                                  <a:pt x="2582755" y="9764"/>
                                </a:lnTo>
                                <a:lnTo>
                                  <a:pt x="2617184" y="17023"/>
                                </a:lnTo>
                                <a:lnTo>
                                  <a:pt x="2651612" y="91272"/>
                                </a:lnTo>
                                <a:lnTo>
                                  <a:pt x="2686041" y="198676"/>
                                </a:lnTo>
                                <a:lnTo>
                                  <a:pt x="2720470" y="218672"/>
                                </a:lnTo>
                                <a:lnTo>
                                  <a:pt x="2754899" y="313340"/>
                                </a:lnTo>
                                <a:lnTo>
                                  <a:pt x="2789370" y="342038"/>
                                </a:lnTo>
                                <a:lnTo>
                                  <a:pt x="2823799" y="312916"/>
                                </a:lnTo>
                                <a:lnTo>
                                  <a:pt x="2858228" y="280227"/>
                                </a:lnTo>
                                <a:lnTo>
                                  <a:pt x="2892657" y="267874"/>
                                </a:lnTo>
                                <a:lnTo>
                                  <a:pt x="2927086" y="314868"/>
                                </a:lnTo>
                                <a:lnTo>
                                  <a:pt x="2961557" y="371967"/>
                                </a:lnTo>
                                <a:lnTo>
                                  <a:pt x="2995986" y="378886"/>
                                </a:lnTo>
                                <a:lnTo>
                                  <a:pt x="3030414" y="486079"/>
                                </a:lnTo>
                                <a:lnTo>
                                  <a:pt x="3064843" y="512781"/>
                                </a:lnTo>
                                <a:lnTo>
                                  <a:pt x="3099272" y="390306"/>
                                </a:lnTo>
                                <a:lnTo>
                                  <a:pt x="3133701" y="352566"/>
                                </a:lnTo>
                                <a:lnTo>
                                  <a:pt x="3168172" y="424947"/>
                                </a:lnTo>
                                <a:lnTo>
                                  <a:pt x="3202601" y="589322"/>
                                </a:lnTo>
                                <a:lnTo>
                                  <a:pt x="3237030" y="216634"/>
                                </a:lnTo>
                                <a:lnTo>
                                  <a:pt x="3271459" y="463197"/>
                                </a:lnTo>
                                <a:lnTo>
                                  <a:pt x="3305887" y="236799"/>
                                </a:lnTo>
                                <a:lnTo>
                                  <a:pt x="3340359" y="536639"/>
                                </a:lnTo>
                                <a:lnTo>
                                  <a:pt x="3374788" y="256794"/>
                                </a:lnTo>
                                <a:lnTo>
                                  <a:pt x="3409217" y="354179"/>
                                </a:lnTo>
                                <a:lnTo>
                                  <a:pt x="3443645" y="227119"/>
                                </a:lnTo>
                                <a:lnTo>
                                  <a:pt x="3478074" y="184031"/>
                                </a:lnTo>
                                <a:lnTo>
                                  <a:pt x="3512503" y="132748"/>
                                </a:lnTo>
                                <a:lnTo>
                                  <a:pt x="3546974" y="182672"/>
                                </a:lnTo>
                                <a:lnTo>
                                  <a:pt x="3581403" y="244313"/>
                                </a:lnTo>
                                <a:lnTo>
                                  <a:pt x="3615832" y="149135"/>
                                </a:lnTo>
                                <a:lnTo>
                                  <a:pt x="3650260" y="170149"/>
                                </a:lnTo>
                                <a:lnTo>
                                  <a:pt x="3684689" y="184286"/>
                                </a:lnTo>
                                <a:lnTo>
                                  <a:pt x="3719161" y="139201"/>
                                </a:lnTo>
                                <a:lnTo>
                                  <a:pt x="3753590" y="117338"/>
                                </a:lnTo>
                                <a:lnTo>
                                  <a:pt x="3788019" y="35151"/>
                                </a:lnTo>
                                <a:lnTo>
                                  <a:pt x="3822447" y="150961"/>
                                </a:lnTo>
                                <a:lnTo>
                                  <a:pt x="3856876" y="351378"/>
                                </a:lnTo>
                                <a:lnTo>
                                  <a:pt x="3891304" y="690401"/>
                                </a:lnTo>
                                <a:lnTo>
                                  <a:pt x="3925776" y="607110"/>
                                </a:lnTo>
                                <a:lnTo>
                                  <a:pt x="3960205" y="48395"/>
                                </a:lnTo>
                              </a:path>
                            </a:pathLst>
                          </a:custGeom>
                          <a:ln w="4542" cap="flat">
                            <a:round/>
                          </a:ln>
                        </wps:spPr>
                        <wps:style>
                          <a:lnRef idx="1">
                            <a:srgbClr val="000000"/>
                          </a:lnRef>
                          <a:fillRef idx="0">
                            <a:srgbClr val="000000">
                              <a:alpha val="0"/>
                            </a:srgbClr>
                          </a:fillRef>
                          <a:effectRef idx="0">
                            <a:scrgbClr r="0" g="0" b="0"/>
                          </a:effectRef>
                          <a:fontRef idx="none"/>
                        </wps:style>
                        <wps:bodyPr/>
                      </wps:wsp>
                      <wps:wsp>
                        <wps:cNvPr id="18595" name="Shape 18595"/>
                        <wps:cNvSpPr/>
                        <wps:spPr>
                          <a:xfrm>
                            <a:off x="182112" y="92122"/>
                            <a:ext cx="4356199" cy="0"/>
                          </a:xfrm>
                          <a:custGeom>
                            <a:avLst/>
                            <a:gdLst/>
                            <a:ahLst/>
                            <a:cxnLst/>
                            <a:rect l="0" t="0" r="0" b="0"/>
                            <a:pathLst>
                              <a:path w="4356199">
                                <a:moveTo>
                                  <a:pt x="0" y="0"/>
                                </a:moveTo>
                                <a:lnTo>
                                  <a:pt x="4356199" y="0"/>
                                </a:lnTo>
                              </a:path>
                            </a:pathLst>
                          </a:custGeom>
                          <a:ln w="4542" cap="flat">
                            <a:round/>
                          </a:ln>
                        </wps:spPr>
                        <wps:style>
                          <a:lnRef idx="1">
                            <a:srgbClr val="000000"/>
                          </a:lnRef>
                          <a:fillRef idx="0">
                            <a:srgbClr val="000000">
                              <a:alpha val="0"/>
                            </a:srgbClr>
                          </a:fillRef>
                          <a:effectRef idx="0">
                            <a:scrgbClr r="0" g="0" b="0"/>
                          </a:effectRef>
                          <a:fontRef idx="none"/>
                        </wps:style>
                        <wps:bodyPr/>
                      </wps:wsp>
                      <wps:wsp>
                        <wps:cNvPr id="18596" name="Shape 18596"/>
                        <wps:cNvSpPr/>
                        <wps:spPr>
                          <a:xfrm>
                            <a:off x="182112" y="1"/>
                            <a:ext cx="4356199" cy="759471"/>
                          </a:xfrm>
                          <a:custGeom>
                            <a:avLst/>
                            <a:gdLst/>
                            <a:ahLst/>
                            <a:cxnLst/>
                            <a:rect l="0" t="0" r="0" b="0"/>
                            <a:pathLst>
                              <a:path w="4356199" h="759471">
                                <a:moveTo>
                                  <a:pt x="0" y="759471"/>
                                </a:moveTo>
                                <a:lnTo>
                                  <a:pt x="4356199" y="759471"/>
                                </a:lnTo>
                                <a:lnTo>
                                  <a:pt x="4356199" y="0"/>
                                </a:lnTo>
                                <a:lnTo>
                                  <a:pt x="0" y="0"/>
                                </a:lnTo>
                                <a:close/>
                              </a:path>
                            </a:pathLst>
                          </a:custGeom>
                          <a:ln w="4542" cap="rnd">
                            <a:round/>
                          </a:ln>
                        </wps:spPr>
                        <wps:style>
                          <a:lnRef idx="1">
                            <a:srgbClr val="333333"/>
                          </a:lnRef>
                          <a:fillRef idx="0">
                            <a:srgbClr val="000000">
                              <a:alpha val="0"/>
                            </a:srgbClr>
                          </a:fillRef>
                          <a:effectRef idx="0">
                            <a:scrgbClr r="0" g="0" b="0"/>
                          </a:effectRef>
                          <a:fontRef idx="none"/>
                        </wps:style>
                        <wps:bodyPr/>
                      </wps:wsp>
                      <wps:wsp>
                        <wps:cNvPr id="18597" name="Rectangle 18597"/>
                        <wps:cNvSpPr/>
                        <wps:spPr>
                          <a:xfrm>
                            <a:off x="53863" y="596744"/>
                            <a:ext cx="142690" cy="47004"/>
                          </a:xfrm>
                          <a:prstGeom prst="rect">
                            <a:avLst/>
                          </a:prstGeom>
                          <a:ln>
                            <a:noFill/>
                          </a:ln>
                        </wps:spPr>
                        <wps:txbx>
                          <w:txbxContent>
                            <w:p w14:paraId="4180DF8F" w14:textId="77777777" w:rsidR="00DA2B11" w:rsidRDefault="004C3EA9">
                              <w:pPr>
                                <w:spacing w:after="160" w:line="259" w:lineRule="auto"/>
                                <w:ind w:left="0" w:right="0" w:firstLine="0"/>
                                <w:jc w:val="left"/>
                              </w:pPr>
                              <w:r>
                                <w:rPr>
                                  <w:rFonts w:ascii="Arial" w:eastAsia="Arial" w:hAnsi="Arial" w:cs="Arial"/>
                                  <w:color w:val="4D4D4D"/>
                                  <w:sz w:val="6"/>
                                </w:rPr>
                                <w:t>1e−20</w:t>
                              </w:r>
                            </w:p>
                          </w:txbxContent>
                        </wps:txbx>
                        <wps:bodyPr horzOverflow="overflow" vert="horz" lIns="0" tIns="0" rIns="0" bIns="0" rtlCol="0">
                          <a:noAutofit/>
                        </wps:bodyPr>
                      </wps:wsp>
                      <wps:wsp>
                        <wps:cNvPr id="18598" name="Rectangle 18598"/>
                        <wps:cNvSpPr/>
                        <wps:spPr>
                          <a:xfrm>
                            <a:off x="53863" y="423963"/>
                            <a:ext cx="142690" cy="47004"/>
                          </a:xfrm>
                          <a:prstGeom prst="rect">
                            <a:avLst/>
                          </a:prstGeom>
                          <a:ln>
                            <a:noFill/>
                          </a:ln>
                        </wps:spPr>
                        <wps:txbx>
                          <w:txbxContent>
                            <w:p w14:paraId="023CEA93" w14:textId="77777777" w:rsidR="00DA2B11" w:rsidRDefault="004C3EA9">
                              <w:pPr>
                                <w:spacing w:after="160" w:line="259" w:lineRule="auto"/>
                                <w:ind w:left="0" w:right="0" w:firstLine="0"/>
                                <w:jc w:val="left"/>
                              </w:pPr>
                              <w:r>
                                <w:rPr>
                                  <w:rFonts w:ascii="Arial" w:eastAsia="Arial" w:hAnsi="Arial" w:cs="Arial"/>
                                  <w:color w:val="4D4D4D"/>
                                  <w:sz w:val="6"/>
                                </w:rPr>
                                <w:t>1e−14</w:t>
                              </w:r>
                            </w:p>
                          </w:txbxContent>
                        </wps:txbx>
                        <wps:bodyPr horzOverflow="overflow" vert="horz" lIns="0" tIns="0" rIns="0" bIns="0" rtlCol="0">
                          <a:noAutofit/>
                        </wps:bodyPr>
                      </wps:wsp>
                      <wps:wsp>
                        <wps:cNvPr id="18599" name="Rectangle 18599"/>
                        <wps:cNvSpPr/>
                        <wps:spPr>
                          <a:xfrm>
                            <a:off x="53863" y="251182"/>
                            <a:ext cx="142690" cy="47004"/>
                          </a:xfrm>
                          <a:prstGeom prst="rect">
                            <a:avLst/>
                          </a:prstGeom>
                          <a:ln>
                            <a:noFill/>
                          </a:ln>
                        </wps:spPr>
                        <wps:txbx>
                          <w:txbxContent>
                            <w:p w14:paraId="6EBE9841" w14:textId="77777777" w:rsidR="00DA2B11" w:rsidRDefault="004C3EA9">
                              <w:pPr>
                                <w:spacing w:after="160" w:line="259" w:lineRule="auto"/>
                                <w:ind w:left="0" w:right="0" w:firstLine="0"/>
                                <w:jc w:val="left"/>
                              </w:pPr>
                              <w:r>
                                <w:rPr>
                                  <w:rFonts w:ascii="Arial" w:eastAsia="Arial" w:hAnsi="Arial" w:cs="Arial"/>
                                  <w:color w:val="4D4D4D"/>
                                  <w:sz w:val="6"/>
                                </w:rPr>
                                <w:t>1e−08</w:t>
                              </w:r>
                            </w:p>
                          </w:txbxContent>
                        </wps:txbx>
                        <wps:bodyPr horzOverflow="overflow" vert="horz" lIns="0" tIns="0" rIns="0" bIns="0" rtlCol="0">
                          <a:noAutofit/>
                        </wps:bodyPr>
                      </wps:wsp>
                      <wps:wsp>
                        <wps:cNvPr id="18600" name="Rectangle 18600"/>
                        <wps:cNvSpPr/>
                        <wps:spPr>
                          <a:xfrm>
                            <a:off x="53863" y="78401"/>
                            <a:ext cx="142690" cy="47004"/>
                          </a:xfrm>
                          <a:prstGeom prst="rect">
                            <a:avLst/>
                          </a:prstGeom>
                          <a:ln>
                            <a:noFill/>
                          </a:ln>
                        </wps:spPr>
                        <wps:txbx>
                          <w:txbxContent>
                            <w:p w14:paraId="641527C6" w14:textId="77777777" w:rsidR="00DA2B11" w:rsidRDefault="004C3EA9">
                              <w:pPr>
                                <w:spacing w:after="160" w:line="259" w:lineRule="auto"/>
                                <w:ind w:left="0" w:right="0" w:firstLine="0"/>
                                <w:jc w:val="left"/>
                              </w:pPr>
                              <w:r>
                                <w:rPr>
                                  <w:rFonts w:ascii="Arial" w:eastAsia="Arial" w:hAnsi="Arial" w:cs="Arial"/>
                                  <w:color w:val="4D4D4D"/>
                                  <w:sz w:val="6"/>
                                </w:rPr>
                                <w:t>1e−02</w:t>
                              </w:r>
                            </w:p>
                          </w:txbxContent>
                        </wps:txbx>
                        <wps:bodyPr horzOverflow="overflow" vert="horz" lIns="0" tIns="0" rIns="0" bIns="0" rtlCol="0">
                          <a:noAutofit/>
                        </wps:bodyPr>
                      </wps:wsp>
                      <wps:wsp>
                        <wps:cNvPr id="18601" name="Shape 18601"/>
                        <wps:cNvSpPr/>
                        <wps:spPr>
                          <a:xfrm>
                            <a:off x="170480" y="610464"/>
                            <a:ext cx="11632" cy="0"/>
                          </a:xfrm>
                          <a:custGeom>
                            <a:avLst/>
                            <a:gdLst/>
                            <a:ahLst/>
                            <a:cxnLst/>
                            <a:rect l="0" t="0" r="0" b="0"/>
                            <a:pathLst>
                              <a:path w="11632">
                                <a:moveTo>
                                  <a:pt x="0" y="0"/>
                                </a:moveTo>
                                <a:lnTo>
                                  <a:pt x="11632" y="0"/>
                                </a:lnTo>
                              </a:path>
                            </a:pathLst>
                          </a:custGeom>
                          <a:ln w="4542" cap="flat">
                            <a:round/>
                          </a:ln>
                        </wps:spPr>
                        <wps:style>
                          <a:lnRef idx="1">
                            <a:srgbClr val="333333"/>
                          </a:lnRef>
                          <a:fillRef idx="0">
                            <a:srgbClr val="000000">
                              <a:alpha val="0"/>
                            </a:srgbClr>
                          </a:fillRef>
                          <a:effectRef idx="0">
                            <a:scrgbClr r="0" g="0" b="0"/>
                          </a:effectRef>
                          <a:fontRef idx="none"/>
                        </wps:style>
                        <wps:bodyPr/>
                      </wps:wsp>
                      <wps:wsp>
                        <wps:cNvPr id="18602" name="Shape 18602"/>
                        <wps:cNvSpPr/>
                        <wps:spPr>
                          <a:xfrm>
                            <a:off x="170480" y="437683"/>
                            <a:ext cx="11632" cy="0"/>
                          </a:xfrm>
                          <a:custGeom>
                            <a:avLst/>
                            <a:gdLst/>
                            <a:ahLst/>
                            <a:cxnLst/>
                            <a:rect l="0" t="0" r="0" b="0"/>
                            <a:pathLst>
                              <a:path w="11632">
                                <a:moveTo>
                                  <a:pt x="0" y="0"/>
                                </a:moveTo>
                                <a:lnTo>
                                  <a:pt x="11632" y="0"/>
                                </a:lnTo>
                              </a:path>
                            </a:pathLst>
                          </a:custGeom>
                          <a:ln w="4542" cap="flat">
                            <a:round/>
                          </a:ln>
                        </wps:spPr>
                        <wps:style>
                          <a:lnRef idx="1">
                            <a:srgbClr val="333333"/>
                          </a:lnRef>
                          <a:fillRef idx="0">
                            <a:srgbClr val="000000">
                              <a:alpha val="0"/>
                            </a:srgbClr>
                          </a:fillRef>
                          <a:effectRef idx="0">
                            <a:scrgbClr r="0" g="0" b="0"/>
                          </a:effectRef>
                          <a:fontRef idx="none"/>
                        </wps:style>
                        <wps:bodyPr/>
                      </wps:wsp>
                      <wps:wsp>
                        <wps:cNvPr id="18603" name="Shape 18603"/>
                        <wps:cNvSpPr/>
                        <wps:spPr>
                          <a:xfrm>
                            <a:off x="170480" y="264902"/>
                            <a:ext cx="11632" cy="0"/>
                          </a:xfrm>
                          <a:custGeom>
                            <a:avLst/>
                            <a:gdLst/>
                            <a:ahLst/>
                            <a:cxnLst/>
                            <a:rect l="0" t="0" r="0" b="0"/>
                            <a:pathLst>
                              <a:path w="11632">
                                <a:moveTo>
                                  <a:pt x="0" y="0"/>
                                </a:moveTo>
                                <a:lnTo>
                                  <a:pt x="11632" y="0"/>
                                </a:lnTo>
                              </a:path>
                            </a:pathLst>
                          </a:custGeom>
                          <a:ln w="4542" cap="flat">
                            <a:round/>
                          </a:ln>
                        </wps:spPr>
                        <wps:style>
                          <a:lnRef idx="1">
                            <a:srgbClr val="333333"/>
                          </a:lnRef>
                          <a:fillRef idx="0">
                            <a:srgbClr val="000000">
                              <a:alpha val="0"/>
                            </a:srgbClr>
                          </a:fillRef>
                          <a:effectRef idx="0">
                            <a:scrgbClr r="0" g="0" b="0"/>
                          </a:effectRef>
                          <a:fontRef idx="none"/>
                        </wps:style>
                        <wps:bodyPr/>
                      </wps:wsp>
                      <wps:wsp>
                        <wps:cNvPr id="18604" name="Shape 18604"/>
                        <wps:cNvSpPr/>
                        <wps:spPr>
                          <a:xfrm>
                            <a:off x="170480" y="92122"/>
                            <a:ext cx="11632" cy="0"/>
                          </a:xfrm>
                          <a:custGeom>
                            <a:avLst/>
                            <a:gdLst/>
                            <a:ahLst/>
                            <a:cxnLst/>
                            <a:rect l="0" t="0" r="0" b="0"/>
                            <a:pathLst>
                              <a:path w="11632">
                                <a:moveTo>
                                  <a:pt x="0" y="0"/>
                                </a:moveTo>
                                <a:lnTo>
                                  <a:pt x="11632" y="0"/>
                                </a:lnTo>
                              </a:path>
                            </a:pathLst>
                          </a:custGeom>
                          <a:ln w="4542" cap="flat">
                            <a:round/>
                          </a:ln>
                        </wps:spPr>
                        <wps:style>
                          <a:lnRef idx="1">
                            <a:srgbClr val="333333"/>
                          </a:lnRef>
                          <a:fillRef idx="0">
                            <a:srgbClr val="000000">
                              <a:alpha val="0"/>
                            </a:srgbClr>
                          </a:fillRef>
                          <a:effectRef idx="0">
                            <a:scrgbClr r="0" g="0" b="0"/>
                          </a:effectRef>
                          <a:fontRef idx="none"/>
                        </wps:style>
                        <wps:bodyPr/>
                      </wps:wsp>
                      <wps:wsp>
                        <wps:cNvPr id="18605" name="Shape 18605"/>
                        <wps:cNvSpPr/>
                        <wps:spPr>
                          <a:xfrm>
                            <a:off x="621153" y="759472"/>
                            <a:ext cx="0" cy="11590"/>
                          </a:xfrm>
                          <a:custGeom>
                            <a:avLst/>
                            <a:gdLst/>
                            <a:ahLst/>
                            <a:cxnLst/>
                            <a:rect l="0" t="0" r="0" b="0"/>
                            <a:pathLst>
                              <a:path h="11590">
                                <a:moveTo>
                                  <a:pt x="0" y="11590"/>
                                </a:moveTo>
                                <a:lnTo>
                                  <a:pt x="0" y="0"/>
                                </a:lnTo>
                              </a:path>
                            </a:pathLst>
                          </a:custGeom>
                          <a:ln w="4542" cap="flat">
                            <a:round/>
                          </a:ln>
                        </wps:spPr>
                        <wps:style>
                          <a:lnRef idx="1">
                            <a:srgbClr val="333333"/>
                          </a:lnRef>
                          <a:fillRef idx="0">
                            <a:srgbClr val="000000">
                              <a:alpha val="0"/>
                            </a:srgbClr>
                          </a:fillRef>
                          <a:effectRef idx="0">
                            <a:scrgbClr r="0" g="0" b="0"/>
                          </a:effectRef>
                          <a:fontRef idx="none"/>
                        </wps:style>
                        <wps:bodyPr/>
                      </wps:wsp>
                      <wps:wsp>
                        <wps:cNvPr id="18606" name="Shape 18606"/>
                        <wps:cNvSpPr/>
                        <wps:spPr>
                          <a:xfrm>
                            <a:off x="1998645" y="759472"/>
                            <a:ext cx="0" cy="11590"/>
                          </a:xfrm>
                          <a:custGeom>
                            <a:avLst/>
                            <a:gdLst/>
                            <a:ahLst/>
                            <a:cxnLst/>
                            <a:rect l="0" t="0" r="0" b="0"/>
                            <a:pathLst>
                              <a:path h="11590">
                                <a:moveTo>
                                  <a:pt x="0" y="11590"/>
                                </a:moveTo>
                                <a:lnTo>
                                  <a:pt x="0" y="0"/>
                                </a:lnTo>
                              </a:path>
                            </a:pathLst>
                          </a:custGeom>
                          <a:ln w="4542" cap="flat">
                            <a:round/>
                          </a:ln>
                        </wps:spPr>
                        <wps:style>
                          <a:lnRef idx="1">
                            <a:srgbClr val="333333"/>
                          </a:lnRef>
                          <a:fillRef idx="0">
                            <a:srgbClr val="000000">
                              <a:alpha val="0"/>
                            </a:srgbClr>
                          </a:fillRef>
                          <a:effectRef idx="0">
                            <a:scrgbClr r="0" g="0" b="0"/>
                          </a:effectRef>
                          <a:fontRef idx="none"/>
                        </wps:style>
                        <wps:bodyPr/>
                      </wps:wsp>
                      <wps:wsp>
                        <wps:cNvPr id="18607" name="Shape 18607"/>
                        <wps:cNvSpPr/>
                        <wps:spPr>
                          <a:xfrm>
                            <a:off x="3376095" y="759472"/>
                            <a:ext cx="0" cy="11590"/>
                          </a:xfrm>
                          <a:custGeom>
                            <a:avLst/>
                            <a:gdLst/>
                            <a:ahLst/>
                            <a:cxnLst/>
                            <a:rect l="0" t="0" r="0" b="0"/>
                            <a:pathLst>
                              <a:path h="11590">
                                <a:moveTo>
                                  <a:pt x="0" y="11590"/>
                                </a:moveTo>
                                <a:lnTo>
                                  <a:pt x="0" y="0"/>
                                </a:lnTo>
                              </a:path>
                            </a:pathLst>
                          </a:custGeom>
                          <a:ln w="4542" cap="flat">
                            <a:round/>
                          </a:ln>
                        </wps:spPr>
                        <wps:style>
                          <a:lnRef idx="1">
                            <a:srgbClr val="333333"/>
                          </a:lnRef>
                          <a:fillRef idx="0">
                            <a:srgbClr val="000000">
                              <a:alpha val="0"/>
                            </a:srgbClr>
                          </a:fillRef>
                          <a:effectRef idx="0">
                            <a:scrgbClr r="0" g="0" b="0"/>
                          </a:effectRef>
                          <a:fontRef idx="none"/>
                        </wps:style>
                        <wps:bodyPr/>
                      </wps:wsp>
                      <wps:wsp>
                        <wps:cNvPr id="18608" name="Rectangle 18608"/>
                        <wps:cNvSpPr/>
                        <wps:spPr>
                          <a:xfrm>
                            <a:off x="610540" y="780393"/>
                            <a:ext cx="28253" cy="47004"/>
                          </a:xfrm>
                          <a:prstGeom prst="rect">
                            <a:avLst/>
                          </a:prstGeom>
                          <a:ln>
                            <a:noFill/>
                          </a:ln>
                        </wps:spPr>
                        <wps:txbx>
                          <w:txbxContent>
                            <w:p w14:paraId="190E35B6" w14:textId="77777777" w:rsidR="00DA2B11" w:rsidRDefault="004C3EA9">
                              <w:pPr>
                                <w:spacing w:after="160" w:line="259" w:lineRule="auto"/>
                                <w:ind w:left="0" w:right="0" w:firstLine="0"/>
                                <w:jc w:val="left"/>
                              </w:pPr>
                              <w:r>
                                <w:rPr>
                                  <w:rFonts w:ascii="Arial" w:eastAsia="Arial" w:hAnsi="Arial" w:cs="Arial"/>
                                  <w:color w:val="4D4D4D"/>
                                  <w:sz w:val="6"/>
                                </w:rPr>
                                <w:t>0</w:t>
                              </w:r>
                            </w:p>
                          </w:txbxContent>
                        </wps:txbx>
                        <wps:bodyPr horzOverflow="overflow" vert="horz" lIns="0" tIns="0" rIns="0" bIns="0" rtlCol="0">
                          <a:noAutofit/>
                        </wps:bodyPr>
                      </wps:wsp>
                      <wps:wsp>
                        <wps:cNvPr id="18609" name="Rectangle 18609"/>
                        <wps:cNvSpPr/>
                        <wps:spPr>
                          <a:xfrm>
                            <a:off x="1977377" y="780393"/>
                            <a:ext cx="56507" cy="47004"/>
                          </a:xfrm>
                          <a:prstGeom prst="rect">
                            <a:avLst/>
                          </a:prstGeom>
                          <a:ln>
                            <a:noFill/>
                          </a:ln>
                        </wps:spPr>
                        <wps:txbx>
                          <w:txbxContent>
                            <w:p w14:paraId="1B04951C" w14:textId="77777777" w:rsidR="00DA2B11" w:rsidRDefault="004C3EA9">
                              <w:pPr>
                                <w:spacing w:after="160" w:line="259" w:lineRule="auto"/>
                                <w:ind w:left="0" w:right="0" w:firstLine="0"/>
                                <w:jc w:val="left"/>
                              </w:pPr>
                              <w:r>
                                <w:rPr>
                                  <w:rFonts w:ascii="Arial" w:eastAsia="Arial" w:hAnsi="Arial" w:cs="Arial"/>
                                  <w:color w:val="4D4D4D"/>
                                  <w:sz w:val="6"/>
                                </w:rPr>
                                <w:t>40</w:t>
                              </w:r>
                            </w:p>
                          </w:txbxContent>
                        </wps:txbx>
                        <wps:bodyPr horzOverflow="overflow" vert="horz" lIns="0" tIns="0" rIns="0" bIns="0" rtlCol="0">
                          <a:noAutofit/>
                        </wps:bodyPr>
                      </wps:wsp>
                      <wps:wsp>
                        <wps:cNvPr id="18610" name="Rectangle 18610"/>
                        <wps:cNvSpPr/>
                        <wps:spPr>
                          <a:xfrm>
                            <a:off x="3354826" y="780393"/>
                            <a:ext cx="56507" cy="47004"/>
                          </a:xfrm>
                          <a:prstGeom prst="rect">
                            <a:avLst/>
                          </a:prstGeom>
                          <a:ln>
                            <a:noFill/>
                          </a:ln>
                        </wps:spPr>
                        <wps:txbx>
                          <w:txbxContent>
                            <w:p w14:paraId="389B608D" w14:textId="77777777" w:rsidR="00DA2B11" w:rsidRDefault="004C3EA9">
                              <w:pPr>
                                <w:spacing w:after="160" w:line="259" w:lineRule="auto"/>
                                <w:ind w:left="0" w:right="0" w:firstLine="0"/>
                                <w:jc w:val="left"/>
                              </w:pPr>
                              <w:r>
                                <w:rPr>
                                  <w:rFonts w:ascii="Arial" w:eastAsia="Arial" w:hAnsi="Arial" w:cs="Arial"/>
                                  <w:color w:val="4D4D4D"/>
                                  <w:sz w:val="6"/>
                                </w:rPr>
                                <w:t>80</w:t>
                              </w:r>
                            </w:p>
                          </w:txbxContent>
                        </wps:txbx>
                        <wps:bodyPr horzOverflow="overflow" vert="horz" lIns="0" tIns="0" rIns="0" bIns="0" rtlCol="0">
                          <a:noAutofit/>
                        </wps:bodyPr>
                      </wps:wsp>
                      <wps:wsp>
                        <wps:cNvPr id="18611" name="Rectangle 18611"/>
                        <wps:cNvSpPr/>
                        <wps:spPr>
                          <a:xfrm>
                            <a:off x="2312198" y="828168"/>
                            <a:ext cx="127693" cy="57450"/>
                          </a:xfrm>
                          <a:prstGeom prst="rect">
                            <a:avLst/>
                          </a:prstGeom>
                          <a:ln>
                            <a:noFill/>
                          </a:ln>
                        </wps:spPr>
                        <wps:txbx>
                          <w:txbxContent>
                            <w:p w14:paraId="48DE2E1D" w14:textId="77777777" w:rsidR="00DA2B11" w:rsidRDefault="004C3EA9">
                              <w:pPr>
                                <w:spacing w:after="160" w:line="259" w:lineRule="auto"/>
                                <w:ind w:left="0" w:right="0" w:firstLine="0"/>
                                <w:jc w:val="left"/>
                              </w:pPr>
                              <w:r>
                                <w:rPr>
                                  <w:rFonts w:ascii="Arial" w:eastAsia="Arial" w:hAnsi="Arial" w:cs="Arial"/>
                                  <w:sz w:val="7"/>
                                </w:rPr>
                                <w:t>CpG</w:t>
                              </w:r>
                            </w:p>
                          </w:txbxContent>
                        </wps:txbx>
                        <wps:bodyPr horzOverflow="overflow" vert="horz" lIns="0" tIns="0" rIns="0" bIns="0" rtlCol="0">
                          <a:noAutofit/>
                        </wps:bodyPr>
                      </wps:wsp>
                      <wps:wsp>
                        <wps:cNvPr id="18612" name="Rectangle 18612"/>
                        <wps:cNvSpPr/>
                        <wps:spPr>
                          <a:xfrm rot="-5399999">
                            <a:off x="-85055" y="322771"/>
                            <a:ext cx="227563" cy="57450"/>
                          </a:xfrm>
                          <a:prstGeom prst="rect">
                            <a:avLst/>
                          </a:prstGeom>
                          <a:ln>
                            <a:noFill/>
                          </a:ln>
                        </wps:spPr>
                        <wps:txbx>
                          <w:txbxContent>
                            <w:p w14:paraId="100E86F4" w14:textId="77777777" w:rsidR="00DA2B11" w:rsidRDefault="004C3EA9">
                              <w:pPr>
                                <w:spacing w:after="160" w:line="259" w:lineRule="auto"/>
                                <w:ind w:left="0" w:right="0" w:firstLine="0"/>
                                <w:jc w:val="left"/>
                              </w:pPr>
                              <w:proofErr w:type="spellStart"/>
                              <w:r>
                                <w:rPr>
                                  <w:rFonts w:ascii="Arial" w:eastAsia="Arial" w:hAnsi="Arial" w:cs="Arial"/>
                                  <w:sz w:val="7"/>
                                </w:rPr>
                                <w:t>adj.p.val</w:t>
                              </w:r>
                              <w:proofErr w:type="spellEnd"/>
                            </w:p>
                          </w:txbxContent>
                        </wps:txbx>
                        <wps:bodyPr horzOverflow="overflow" vert="horz" lIns="0" tIns="0" rIns="0" bIns="0" rtlCol="0">
                          <a:noAutofit/>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2799" style="width:357.347pt;height:68.6113pt;mso-position-horizontal-relative:char;mso-position-vertical-relative:line" coordsize="45383,8713">
                <v:shape id="Shape 18464" style="position:absolute;width:43561;height:0;left:1821;top:6968;" coordsize="4356199,0" path="m0,0l4356199,0">
                  <v:stroke weight="0.177163pt" endcap="flat" joinstyle="round" on="true" color="#ebebeb"/>
                  <v:fill on="false" color="#000000" opacity="0"/>
                </v:shape>
                <v:shape id="Shape 18465" style="position:absolute;width:43561;height:0;left:1821;top:5240;" coordsize="4356199,0" path="m0,0l4356199,0">
                  <v:stroke weight="0.177163pt" endcap="flat" joinstyle="round" on="true" color="#ebebeb"/>
                  <v:fill on="false" color="#000000" opacity="0"/>
                </v:shape>
                <v:shape id="Shape 18466" style="position:absolute;width:43561;height:0;left:1821;top:3512;" coordsize="4356199,0" path="m0,0l4356199,0">
                  <v:stroke weight="0.177163pt" endcap="flat" joinstyle="round" on="true" color="#ebebeb"/>
                  <v:fill on="false" color="#000000" opacity="0"/>
                </v:shape>
                <v:shape id="Shape 18467" style="position:absolute;width:43561;height:0;left:1821;top:1785;" coordsize="4356199,0" path="m0,0l4356199,0">
                  <v:stroke weight="0.177163pt" endcap="flat" joinstyle="round" on="true" color="#ebebeb"/>
                  <v:fill on="false" color="#000000" opacity="0"/>
                </v:shape>
                <v:shape id="Shape 18468" style="position:absolute;width:43561;height:0;left:1821;top:57;" coordsize="4356199,0" path="m0,0l4356199,0">
                  <v:stroke weight="0.177163pt" endcap="flat" joinstyle="round" on="true" color="#ebebeb"/>
                  <v:fill on="false" color="#000000" opacity="0"/>
                </v:shape>
                <v:shape id="Shape 18469" style="position:absolute;width:0;height:7594;left:13098;top:0;" coordsize="0,759472" path="m0,759472l0,0">
                  <v:stroke weight="0.177163pt" endcap="flat" joinstyle="round" on="true" color="#ebebeb"/>
                  <v:fill on="false" color="#000000" opacity="0"/>
                </v:shape>
                <v:shape id="Shape 18470" style="position:absolute;width:0;height:7594;left:26873;top:0;" coordsize="0,759472" path="m0,759472l0,0">
                  <v:stroke weight="0.177163pt" endcap="flat" joinstyle="round" on="true" color="#ebebeb"/>
                  <v:fill on="false" color="#000000" opacity="0"/>
                </v:shape>
                <v:shape id="Shape 18471" style="position:absolute;width:0;height:7594;left:40647;top:0;" coordsize="0,759472" path="m0,759472l0,0">
                  <v:stroke weight="0.177163pt" endcap="flat" joinstyle="round" on="true" color="#ebebeb"/>
                  <v:fill on="false" color="#000000" opacity="0"/>
                </v:shape>
                <v:shape id="Shape 18472" style="position:absolute;width:43561;height:0;left:1821;top:6104;" coordsize="4356199,0" path="m0,0l4356199,0">
                  <v:stroke weight="0.357669pt" endcap="flat" joinstyle="round" on="true" color="#ebebeb"/>
                  <v:fill on="false" color="#000000" opacity="0"/>
                </v:shape>
                <v:shape id="Shape 18473" style="position:absolute;width:43561;height:0;left:1821;top:4376;" coordsize="4356199,0" path="m0,0l4356199,0">
                  <v:stroke weight="0.357669pt" endcap="flat" joinstyle="round" on="true" color="#ebebeb"/>
                  <v:fill on="false" color="#000000" opacity="0"/>
                </v:shape>
                <v:shape id="Shape 18474" style="position:absolute;width:43561;height:0;left:1821;top:2649;" coordsize="4356199,0" path="m0,0l4356199,0">
                  <v:stroke weight="0.357669pt" endcap="flat" joinstyle="round" on="true" color="#ebebeb"/>
                  <v:fill on="false" color="#000000" opacity="0"/>
                </v:shape>
                <v:shape id="Shape 18475" style="position:absolute;width:43561;height:0;left:1821;top:921;" coordsize="4356199,0" path="m0,0l4356199,0">
                  <v:stroke weight="0.357669pt" endcap="flat" joinstyle="round" on="true" color="#ebebeb"/>
                  <v:fill on="false" color="#000000" opacity="0"/>
                </v:shape>
                <v:shape id="Shape 18476" style="position:absolute;width:0;height:7594;left:6211;top:0;" coordsize="0,759472" path="m0,759472l0,0">
                  <v:stroke weight="0.357669pt" endcap="flat" joinstyle="round" on="true" color="#ebebeb"/>
                  <v:fill on="false" color="#000000" opacity="0"/>
                </v:shape>
                <v:shape id="Shape 18477" style="position:absolute;width:0;height:7594;left:19986;top:0;" coordsize="0,759472" path="m0,759472l0,0">
                  <v:stroke weight="0.357669pt" endcap="flat" joinstyle="round" on="true" color="#ebebeb"/>
                  <v:fill on="false" color="#000000" opacity="0"/>
                </v:shape>
                <v:shape id="Shape 18478" style="position:absolute;width:0;height:7594;left:33760;top:0;" coordsize="0,759472" path="m0,759472l0,0">
                  <v:stroke weight="0.357669pt" endcap="flat" joinstyle="round" on="true" color="#ebebeb"/>
                  <v:fill on="false" color="#000000" opacity="0"/>
                </v:shape>
                <v:shape id="Shape 18479" style="position:absolute;width:165;height:165;left:5784;top:634;" coordsize="16599,16599" path="m8278,0c12863,0,16599,3735,16599,8320c16599,12863,12863,16599,8278,16599c3736,16599,0,12863,0,8320c0,3735,3736,0,8278,0x">
                  <v:stroke weight="0.237332pt" endcap="round" joinstyle="round" on="true" color="#000000"/>
                  <v:fill on="true" color="#000000"/>
                </v:shape>
                <v:shape id="Shape 18480" style="position:absolute;width:165;height:165;left:5439;top:262;" coordsize="16599,16599" path="m8321,0c12863,0,16599,3736,16599,8279c16599,12864,12863,16599,8321,16599c3736,16599,0,12864,0,8279c0,3736,3736,0,8321,0x">
                  <v:stroke weight="0.237332pt" endcap="round" joinstyle="round" on="true" color="#000000"/>
                  <v:fill on="true" color="#000000"/>
                </v:shape>
                <v:shape id="Shape 18481" style="position:absolute;width:165;height:165;left:5095;top:1646;" coordsize="16599,16599" path="m8321,0c12863,0,16599,3735,16599,8320c16599,12863,12863,16599,8321,16599c3736,16599,0,12863,0,8320c0,3735,3736,0,8321,0x">
                  <v:stroke weight="0.237332pt" endcap="round" joinstyle="round" on="true" color="#000000"/>
                  <v:fill on="true" color="#000000"/>
                </v:shape>
                <v:shape id="Shape 18482" style="position:absolute;width:165;height:165;left:4751;top:262;" coordsize="16599,16599" path="m8321,0c12863,0,16599,3736,16599,8279c16599,12864,12863,16599,8321,16599c3736,16599,0,12864,0,8279c0,3736,3736,0,8321,0x">
                  <v:stroke weight="0.237332pt" endcap="round" joinstyle="round" on="true" color="#000000"/>
                  <v:fill on="true" color="#000000"/>
                </v:shape>
                <v:shape id="Shape 18483" style="position:absolute;width:165;height:165;left:4406;top:2449;" coordsize="16599,16599" path="m8278,0c12863,0,16599,3735,16599,8320c16599,12863,12863,16599,8278,16599c3736,16599,0,12863,0,8320c0,3735,3736,0,8278,0x">
                  <v:stroke weight="0.237332pt" endcap="round" joinstyle="round" on="true" color="#000000"/>
                  <v:fill on="true" color="#000000"/>
                </v:shape>
                <v:shape id="Shape 18484" style="position:absolute;width:165;height:165;left:4062;top:2239;" coordsize="16599,16599" path="m8278,0c12863,0,16599,3736,16599,8321c16599,12864,12863,16599,8278,16599c3736,16599,0,12864,0,8321c0,3736,3736,0,8278,0x">
                  <v:stroke weight="0.237332pt" endcap="round" joinstyle="round" on="true" color="#000000"/>
                  <v:fill on="true" color="#000000"/>
                </v:shape>
                <v:shape id="Shape 18485" style="position:absolute;width:165;height:165;left:3718;top:262;" coordsize="16599,16599" path="m8278,0c12863,0,16599,3736,16599,8279c16599,12864,12863,16599,8278,16599c3736,16599,0,12864,0,8279c0,3736,3736,0,8278,0x">
                  <v:stroke weight="0.237332pt" endcap="round" joinstyle="round" on="true" color="#000000"/>
                  <v:fill on="true" color="#000000"/>
                </v:shape>
                <v:shape id="Shape 18486" style="position:absolute;width:165;height:165;left:6473;top:983;" coordsize="16599,16599" path="m8321,0c12863,0,16599,3736,16599,8279c16599,12863,12863,16599,8321,16599c3736,16599,0,12863,0,8279c0,3736,3736,0,8321,0x">
                  <v:stroke weight="0.237332pt" endcap="round" joinstyle="round" on="true" color="#000000"/>
                  <v:fill on="true" color="#000000"/>
                </v:shape>
                <v:shape id="Shape 18487" style="position:absolute;width:165;height:165;left:13360;top:3696;" coordsize="16599,16599" path="m8278,0c12863,0,16599,3735,16599,8320c16599,12863,12863,16599,8278,16599c3736,16599,0,12863,0,8320c0,3735,3736,0,8278,0x">
                  <v:stroke weight="0.237332pt" endcap="round" joinstyle="round" on="true" color="#000000"/>
                  <v:fill on="true" color="#000000"/>
                </v:shape>
                <v:shape id="Shape 18488" style="position:absolute;width:165;height:165;left:17148;top:2019;" coordsize="16599,16599" path="m8278,0c12863,0,16599,3735,16599,8278c16599,12863,12863,16599,8278,16599c3736,16599,0,12863,0,8278c0,3735,3736,0,8278,0x">
                  <v:stroke weight="0.237332pt" endcap="round" joinstyle="round" on="true" color="#000000"/>
                  <v:fill on="true" color="#000000"/>
                </v:shape>
                <v:shape id="Shape 18489" style="position:absolute;width:165;height:165;left:20936;top:1938;" coordsize="16599,16598" path="m8279,0c12864,0,16599,3735,16599,8278c16599,12863,12864,16598,8279,16598c3736,16598,0,12863,0,8278c0,3735,3736,0,8279,0x">
                  <v:stroke weight="0.237332pt" endcap="round" joinstyle="round" on="true" color="#000000"/>
                  <v:fill on="true" color="#000000"/>
                </v:shape>
                <v:shape id="Shape 18490" style="position:absolute;width:165;height:165;left:24724;top:503;" coordsize="16599,16598" path="m8278,0c12863,0,16599,3735,16599,8320c16599,12863,12863,16598,8278,16598c3736,16598,0,12863,0,8320c0,3735,3736,0,8278,0x">
                  <v:stroke weight="0.237332pt" endcap="round" joinstyle="round" on="true" color="#000000"/>
                  <v:fill on="true" color="#000000"/>
                </v:shape>
                <v:shape id="Shape 18491" style="position:absolute;width:165;height:165;left:28512;top:262;" coordsize="16599,16599" path="m8278,0c12863,0,16599,3736,16599,8279c16599,12864,12863,16599,8278,16599c3736,16599,0,12864,0,8279c0,3736,3736,0,8278,0x">
                  <v:stroke weight="0.237332pt" endcap="round" joinstyle="round" on="true" color="#000000"/>
                  <v:fill on="true" color="#000000"/>
                </v:shape>
                <v:shape id="Shape 18492" style="position:absolute;width:165;height:165;left:32300;top:3064;" coordsize="16556,16599" path="m8278,0c12863,0,16556,3736,16556,8320c16556,12863,12863,16599,8278,16599c3693,16599,0,12863,0,8320c0,3736,3693,0,8278,0x">
                  <v:stroke weight="0.237332pt" endcap="round" joinstyle="round" on="true" color="#000000"/>
                  <v:fill on="true" color="#000000"/>
                </v:shape>
                <v:shape id="Shape 18493" style="position:absolute;width:165;height:165;left:36088;top:2428;" coordsize="16556,16599" path="m8279,0c12863,0,16556,3736,16556,8321c16556,12864,12863,16599,8279,16599c3694,16599,0,12864,0,8321c0,3736,3694,0,8279,0x">
                  <v:stroke weight="0.237332pt" endcap="round" joinstyle="round" on="true" color="#000000"/>
                  <v:fill on="true" color="#000000"/>
                </v:shape>
                <v:shape id="Shape 18494" style="position:absolute;width:165;height:165;left:39876;top:1753;" coordsize="16599,16599" path="m8321,0c12864,0,16599,3735,16599,8279c16599,12863,12864,16599,8321,16599c3736,16599,0,12863,0,8279c0,3735,3736,0,8321,0x">
                  <v:stroke weight="0.237332pt" endcap="round" joinstyle="round" on="true" color="#000000"/>
                  <v:fill on="true" color="#000000"/>
                </v:shape>
                <v:shape id="Shape 18495" style="position:absolute;width:165;height:165;left:6817;top:2355;" coordsize="16599,16598" path="m8321,0c12863,0,16599,3735,16599,8278c16599,12863,12863,16598,8321,16598c3736,16598,0,12863,0,8278c0,3735,3736,0,8321,0x">
                  <v:stroke weight="0.237332pt" endcap="round" joinstyle="round" on="true" color="#000000"/>
                  <v:fill on="true" color="#000000"/>
                </v:shape>
                <v:shape id="Shape 18496" style="position:absolute;width:165;height:165;left:10261;top:5900;" coordsize="16599,16599" path="m8278,0c12863,0,16599,3735,16599,8278c16599,12863,12863,16599,8278,16599c3736,16599,0,12863,0,8278c0,3735,3736,0,8278,0x">
                  <v:stroke weight="0.237332pt" endcap="round" joinstyle="round" on="true" color="#000000"/>
                  <v:fill on="true" color="#000000"/>
                </v:shape>
                <v:shape id="Shape 18497" style="position:absolute;width:165;height:165;left:10605;top:5808;" coordsize="16599,16599" path="m8321,0c12863,0,16599,3736,16599,8279c16599,12864,12863,16599,8321,16599c3736,16599,0,12864,0,8279c0,3736,3736,0,8321,0x">
                  <v:stroke weight="0.237332pt" endcap="round" joinstyle="round" on="true" color="#000000"/>
                  <v:fill on="true" color="#000000"/>
                </v:shape>
                <v:shape id="Shape 18498" style="position:absolute;width:165;height:165;left:10949;top:3046;" coordsize="16599,16598" path="m8321,0c12863,0,16599,3735,16599,8320c16599,12863,12863,16598,8321,16598c3736,16598,0,12863,0,8320c0,3735,3736,0,8321,0x">
                  <v:stroke weight="0.237332pt" endcap="round" joinstyle="round" on="true" color="#000000"/>
                  <v:fill on="true" color="#000000"/>
                </v:shape>
                <v:shape id="Shape 18499" style="position:absolute;width:165;height:165;left:11294;top:2053;" coordsize="16599,16599" path="m8278,0c12863,0,16599,3736,16599,8279c16599,12864,12863,16599,8278,16599c3736,16599,0,12864,0,8279c0,3736,3736,0,8278,0x">
                  <v:stroke weight="0.237332pt" endcap="round" joinstyle="round" on="true" color="#000000"/>
                  <v:fill on="true" color="#000000"/>
                </v:shape>
                <v:shape id="Shape 18500" style="position:absolute;width:165;height:165;left:11638;top:2884;" coordsize="16599,16599" path="m8278,0c12863,0,16599,3735,16599,8320c16599,12863,12863,16599,8278,16599c3736,16599,0,12863,0,8320c0,3735,3736,0,8278,0x">
                  <v:stroke weight="0.237332pt" endcap="round" joinstyle="round" on="true" color="#000000"/>
                  <v:fill on="true" color="#000000"/>
                </v:shape>
                <v:shape id="Shape 18501" style="position:absolute;width:165;height:165;left:11982;top:1732;" coordsize="16599,16598" path="m8278,0c12863,0,16599,3735,16599,8278c16599,12863,12863,16598,8278,16598c3736,16598,0,12863,0,8278c0,3735,3736,0,8278,0x">
                  <v:stroke weight="0.237332pt" endcap="round" joinstyle="round" on="true" color="#000000"/>
                  <v:fill on="true" color="#000000"/>
                </v:shape>
                <v:shape id="Shape 18502" style="position:absolute;width:165;height:165;left:12327;top:1970;" coordsize="16599,16599" path="m8321,0c12863,0,16599,3736,16599,8320c16599,12863,12863,16599,8321,16599c3736,16599,0,12863,0,8320c0,3736,3736,0,8321,0x">
                  <v:stroke weight="0.237332pt" endcap="round" joinstyle="round" on="true" color="#000000"/>
                  <v:fill on="true" color="#000000"/>
                </v:shape>
                <v:shape id="Shape 18503" style="position:absolute;width:165;height:165;left:12671;top:1814;" coordsize="16599,16598" path="m8321,0c12863,0,16599,3735,16599,8278c16599,12863,12863,16598,8321,16598c3736,16598,0,12863,0,8278c0,3735,3736,0,8321,0x">
                  <v:stroke weight="0.237332pt" endcap="round" joinstyle="round" on="true" color="#000000"/>
                  <v:fill on="true" color="#000000"/>
                </v:shape>
                <v:shape id="Shape 18504" style="position:absolute;width:165;height:165;left:13015;top:2325;" coordsize="16599,16599" path="m8321,0c12863,0,16599,3735,16599,8278c16599,12863,12863,16599,8321,16599c3736,16599,0,12863,0,8278c0,3735,3736,0,8321,0x">
                  <v:stroke weight="0.237332pt" endcap="round" joinstyle="round" on="true" color="#000000"/>
                  <v:fill on="true" color="#000000"/>
                </v:shape>
                <v:shape id="Shape 18505" style="position:absolute;width:165;height:165;left:13704;top:2874;" coordsize="16599,16599" path="m8278,0c12863,0,16599,3736,16599,8279c16599,12863,12863,16599,8278,16599c3736,16599,0,12863,0,8279c0,3736,3736,0,8278,0x">
                  <v:stroke weight="0.237332pt" endcap="round" joinstyle="round" on="true" color="#000000"/>
                  <v:fill on="true" color="#000000"/>
                </v:shape>
                <v:shape id="Shape 18506" style="position:absolute;width:165;height:165;left:14049;top:2967;" coordsize="16599,16599" path="m8278,0c12863,0,16599,3736,16599,8321c16599,12864,12863,16599,8278,16599c3736,16599,0,12864,0,8321c0,3736,3736,0,8278,0x">
                  <v:stroke weight="0.237332pt" endcap="round" joinstyle="round" on="true" color="#000000"/>
                  <v:fill on="true" color="#000000"/>
                </v:shape>
                <v:shape id="Shape 18507" style="position:absolute;width:165;height:165;left:14393;top:2586;" coordsize="16599,16598" path="m8321,0c12863,0,16599,3735,16599,8320c16599,12863,12863,16598,8321,16598c3736,16598,0,12863,0,8320c0,3735,3736,0,8321,0x">
                  <v:stroke weight="0.237332pt" endcap="round" joinstyle="round" on="true" color="#000000"/>
                  <v:fill on="true" color="#000000"/>
                </v:shape>
                <v:shape id="Shape 18508" style="position:absolute;width:165;height:165;left:14737;top:2547;" coordsize="16599,16599" path="m8321,0c12863,0,16599,3735,16599,8278c16599,12863,12863,16599,8321,16599c3736,16599,0,12863,0,8278c0,3735,3736,0,8321,0x">
                  <v:stroke weight="0.237332pt" endcap="round" joinstyle="round" on="true" color="#000000"/>
                  <v:fill on="true" color="#000000"/>
                </v:shape>
                <v:shape id="Shape 18509" style="position:absolute;width:165;height:165;left:15082;top:3939;" coordsize="16556,16599" path="m8278,0c12863,0,16556,3736,16556,8321c16556,12864,12863,16599,8278,16599c3693,16599,0,12864,0,8321c0,3736,3693,0,8278,0x">
                  <v:stroke weight="0.237332pt" endcap="round" joinstyle="round" on="true" color="#000000"/>
                  <v:fill on="true" color="#000000"/>
                </v:shape>
                <v:shape id="Shape 18510" style="position:absolute;width:165;height:165;left:15426;top:2845;" coordsize="16599,16599" path="m8278,0c12863,0,16599,3736,16599,8321c16599,12864,12863,16599,8278,16599c3736,16599,0,12864,0,8321c0,3736,3736,0,8278,0x">
                  <v:stroke weight="0.237332pt" endcap="round" joinstyle="round" on="true" color="#000000"/>
                  <v:fill on="true" color="#000000"/>
                </v:shape>
                <v:shape id="Shape 18511" style="position:absolute;width:165;height:165;left:15770;top:3124;" coordsize="16599,16599" path="m8278,0c12863,0,16599,3735,16599,8320c16599,12863,12863,16599,8278,16599c3736,16599,0,12863,0,8320c0,3735,3736,0,8278,0x">
                  <v:stroke weight="0.237332pt" endcap="round" joinstyle="round" on="true" color="#000000"/>
                  <v:fill on="true" color="#000000"/>
                </v:shape>
                <v:shape id="Shape 18512" style="position:absolute;width:165;height:165;left:16115;top:3248;" coordsize="16599,16599" path="m8321,0c12863,0,16599,3736,16599,8279c16599,12863,12863,16599,8321,16599c3736,16599,0,12863,0,8279c0,3736,3736,0,8321,0x">
                  <v:stroke weight="0.237332pt" endcap="round" joinstyle="round" on="true" color="#000000"/>
                  <v:fill on="true" color="#000000"/>
                </v:shape>
                <v:shape id="Shape 18513" style="position:absolute;width:165;height:165;left:16459;top:2849;" coordsize="16599,16599" path="m8321,0c12863,0,16599,3736,16599,8320c16599,12863,12863,16599,8321,16599c3736,16599,0,12863,0,8320c0,3736,3736,0,8321,0x">
                  <v:stroke weight="0.237332pt" endcap="round" joinstyle="round" on="true" color="#000000"/>
                  <v:fill on="true" color="#000000"/>
                </v:shape>
                <v:shape id="Shape 18514" style="position:absolute;width:165;height:165;left:16803;top:3735;" coordsize="16599,16599" path="m8321,0c12863,0,16599,3736,16599,8321c16599,12864,12863,16599,8321,16599c3736,16599,0,12864,0,8321c0,3736,3736,0,8321,0x">
                  <v:stroke weight="0.237332pt" endcap="round" joinstyle="round" on="true" color="#000000"/>
                  <v:fill on="true" color="#000000"/>
                </v:shape>
                <v:shape id="Shape 18515" style="position:absolute;width:165;height:165;left:17492;top:1469;" coordsize="16599,16599" path="m8278,0c12863,0,16599,3736,16599,8279c16599,12864,12863,16599,8278,16599c3736,16599,0,12864,0,8279c0,3736,3736,0,8278,0x">
                  <v:stroke weight="0.237332pt" endcap="round" joinstyle="round" on="true" color="#000000"/>
                  <v:fill on="true" color="#000000"/>
                </v:shape>
                <v:shape id="Shape 18516" style="position:absolute;width:165;height:165;left:17837;top:2207;" coordsize="16599,16599" path="m8278,0c12863,0,16599,3735,16599,8320c16599,12863,12863,16599,8278,16599c3736,16599,0,12863,0,8320c0,3735,3736,0,8278,0x">
                  <v:stroke weight="0.237332pt" endcap="round" joinstyle="round" on="true" color="#000000"/>
                  <v:fill on="true" color="#000000"/>
                </v:shape>
                <v:shape id="Shape 18517" style="position:absolute;width:165;height:165;left:18181;top:1939;" coordsize="16599,16599" path="m8320,0c12863,0,16599,3736,16599,8279c16599,12863,12863,16599,8320,16599c3736,16599,0,12863,0,8279c0,3736,3736,0,8320,0x">
                  <v:stroke weight="0.237332pt" endcap="round" joinstyle="round" on="true" color="#000000"/>
                  <v:fill on="true" color="#000000"/>
                </v:shape>
                <v:shape id="Shape 18518" style="position:absolute;width:165;height:165;left:18525;top:1682;" coordsize="16599,16599" path="m8320,0c12863,0,16599,3736,16599,8279c16599,12864,12863,16599,8320,16599c3735,16599,0,12864,0,8279c0,3736,3735,0,8320,0x">
                  <v:stroke weight="0.237332pt" endcap="round" joinstyle="round" on="true" color="#000000"/>
                  <v:fill on="true" color="#000000"/>
                </v:shape>
                <v:shape id="Shape 18519" style="position:absolute;width:165;height:165;left:18870;top:2846;" coordsize="16557,16556" path="m8279,0c12863,0,16557,3693,16557,8278c16557,12863,12863,16556,8279,16556c3694,16556,0,12863,0,8278c0,3693,3694,0,8279,0x">
                  <v:stroke weight="0.237332pt" endcap="round" joinstyle="round" on="true" color="#000000"/>
                  <v:fill on="true" color="#000000"/>
                </v:shape>
                <v:shape id="Shape 18520" style="position:absolute;width:165;height:165;left:19214;top:1250;" coordsize="16599,16556" path="m8279,0c12863,0,16599,3693,16599,8278c16599,12863,12863,16556,8279,16556c3736,16556,0,12863,0,8278c0,3693,3736,0,8279,0x">
                  <v:stroke weight="0.237332pt" endcap="round" joinstyle="round" on="true" color="#000000"/>
                  <v:fill on="true" color="#000000"/>
                </v:shape>
                <v:shape id="Shape 18521" style="position:absolute;width:165;height:165;left:19558;top:898;" coordsize="16599,16599" path="m8279,0c12863,0,16599,3735,16599,8320c16599,12863,12863,16599,8279,16599c3736,16599,0,12863,0,8320c0,3735,3736,0,8279,0x">
                  <v:stroke weight="0.237332pt" endcap="round" joinstyle="round" on="true" color="#000000"/>
                  <v:fill on="true" color="#000000"/>
                </v:shape>
                <v:shape id="Shape 18522" style="position:absolute;width:165;height:165;left:19903;top:1639;" coordsize="16599,16599" path="m8320,0c12863,0,16599,3735,16599,8278c16599,12863,12863,16599,8320,16599c3736,16599,0,12863,0,8278c0,3735,3736,0,8320,0x">
                  <v:stroke weight="0.237332pt" endcap="round" joinstyle="round" on="true" color="#000000"/>
                  <v:fill on="true" color="#000000"/>
                </v:shape>
                <v:shape id="Shape 18523" style="position:absolute;width:165;height:165;left:20247;top:2396;" coordsize="16599,16599" path="m8320,0c12863,0,16599,3735,16599,8320c16599,12863,12863,16599,8320,16599c3735,16599,0,12863,0,8320c0,3735,3735,0,8320,0x">
                  <v:stroke weight="0.237332pt" endcap="round" joinstyle="round" on="true" color="#000000"/>
                  <v:fill on="true" color="#000000"/>
                </v:shape>
                <v:shape id="Shape 18524" style="position:absolute;width:165;height:165;left:20591;top:2015;" coordsize="16599,16599" path="m8320,0c12863,0,16599,3736,16599,8321c16599,12864,12863,16599,8320,16599c3735,16599,0,12864,0,8321c0,3736,3735,0,8320,0x">
                  <v:stroke weight="0.237332pt" endcap="round" joinstyle="round" on="true" color="#000000"/>
                  <v:fill on="true" color="#000000"/>
                </v:shape>
                <v:shape id="Shape 18525" style="position:absolute;width:165;height:165;left:21280;top:1655;" coordsize="16599,16599" path="m8279,0c12863,0,16599,3736,16599,8320c16599,12864,12863,16599,8279,16599c3736,16599,0,12864,0,8320c0,3736,3736,0,8279,0x">
                  <v:stroke weight="0.237332pt" endcap="round" joinstyle="round" on="true" color="#000000"/>
                  <v:fill on="true" color="#000000"/>
                </v:shape>
                <v:shape id="Shape 18526" style="position:absolute;width:165;height:165;left:21625;top:1489;" coordsize="16599,16599" path="m8279,0c12863,0,16599,3736,16599,8320c16599,12863,12863,16599,8279,16599c3736,16599,0,12863,0,8320c0,3736,3736,0,8279,0x">
                  <v:stroke weight="0.237332pt" endcap="round" joinstyle="round" on="true" color="#000000"/>
                  <v:fill on="true" color="#000000"/>
                </v:shape>
                <v:shape id="Shape 18527" style="position:absolute;width:165;height:165;left:21969;top:1043;" coordsize="16599,16599" path="m8320,0c12863,0,16599,3736,16599,8321c16599,12864,12863,16599,8320,16599c3736,16599,0,12864,0,8321c0,3736,3736,0,8320,0x">
                  <v:stroke weight="0.237332pt" endcap="round" joinstyle="round" on="true" color="#000000"/>
                  <v:fill on="true" color="#000000"/>
                </v:shape>
                <v:shape id="Shape 18528" style="position:absolute;width:165;height:165;left:22313;top:820;" coordsize="16599,16598" path="m8320,0c12863,0,16599,3735,16599,8320c16599,12863,12863,16598,8320,16598c3735,16598,0,12863,0,8320c0,3735,3735,0,8320,0x">
                  <v:stroke weight="0.237332pt" endcap="round" joinstyle="round" on="true" color="#000000"/>
                  <v:fill on="true" color="#000000"/>
                </v:shape>
                <v:shape id="Shape 18529" style="position:absolute;width:165;height:165;left:22657;top:330;" coordsize="16599,16599" path="m8320,0c12863,0,16599,3735,16599,8279c16599,12863,12863,16599,8320,16599c3735,16599,0,12863,0,8279c0,3735,3735,0,8320,0x">
                  <v:stroke weight="0.237332pt" endcap="round" joinstyle="round" on="true" color="#000000"/>
                  <v:fill on="true" color="#000000"/>
                </v:shape>
                <v:shape id="Shape 18530" style="position:absolute;width:165;height:165;left:23002;top:789;" coordsize="16599,16599" path="m8278,0c12863,0,16599,3735,16599,8320c16599,12863,12863,16599,8278,16599c3736,16599,0,12863,0,8320c0,3735,3736,0,8278,0x">
                  <v:stroke weight="0.237332pt" endcap="round" joinstyle="round" on="true" color="#000000"/>
                  <v:fill on="true" color="#000000"/>
                </v:shape>
                <v:shape id="Shape 18531" style="position:absolute;width:165;height:165;left:23346;top:407;" coordsize="16599,16598" path="m8279,0c12863,0,16599,3735,16599,8320c16599,12863,12863,16598,8279,16598c3736,16598,0,12863,0,8320c0,3735,3736,0,8279,0x">
                  <v:stroke weight="0.237332pt" endcap="round" joinstyle="round" on="true" color="#000000"/>
                  <v:fill on="true" color="#000000"/>
                </v:shape>
                <v:shape id="Shape 18532" style="position:absolute;width:165;height:165;left:23691;top:798;" coordsize="16599,16599" path="m8321,0c12863,0,16599,3736,16599,8321c16599,12864,12863,16599,8321,16599c3736,16599,0,12864,0,8321c0,3736,3736,0,8321,0x">
                  <v:stroke weight="0.237332pt" endcap="round" joinstyle="round" on="true" color="#000000"/>
                  <v:fill on="true" color="#000000"/>
                </v:shape>
                <v:shape id="Shape 18533" style="position:absolute;width:165;height:165;left:24035;top:925;" coordsize="16599,16599" path="m8320,0c12863,0,16599,3736,16599,8320c16599,12864,12863,16599,8320,16599c3735,16599,0,12864,0,8320c0,3736,3735,0,8320,0x">
                  <v:stroke weight="0.237332pt" endcap="round" joinstyle="round" on="true" color="#000000"/>
                  <v:fill on="true" color="#000000"/>
                </v:shape>
                <v:shape id="Shape 18534" style="position:absolute;width:165;height:165;left:24379;top:871;" coordsize="16599,16599" path="m8320,0c12863,0,16599,3735,16599,8278c16599,12863,12863,16599,8320,16599c3736,16599,0,12863,0,8278c0,3735,3736,0,8320,0x">
                  <v:stroke weight="0.237332pt" endcap="round" joinstyle="round" on="true" color="#000000"/>
                  <v:fill on="true" color="#000000"/>
                </v:shape>
                <v:shape id="Shape 18535" style="position:absolute;width:165;height:165;left:25068;top:965;" coordsize="16599,16599" path="m8279,0c12864,0,16599,3735,16599,8278c16599,12863,12864,16599,8279,16599c3736,16599,0,12863,0,8278c0,3735,3736,0,8279,0x">
                  <v:stroke weight="0.237332pt" endcap="round" joinstyle="round" on="true" color="#000000"/>
                  <v:fill on="true" color="#000000"/>
                </v:shape>
                <v:shape id="Shape 18536" style="position:absolute;width:165;height:165;left:25413;top:816;" coordsize="16599,16599" path="m8279,0c12864,0,16599,3735,16599,8320c16599,12863,12864,16599,8279,16599c3736,16599,0,12863,0,8320c0,3735,3736,0,8279,0x">
                  <v:stroke weight="0.237332pt" endcap="round" joinstyle="round" on="true" color="#000000"/>
                  <v:fill on="true" color="#000000"/>
                </v:shape>
                <v:shape id="Shape 18537" style="position:absolute;width:165;height:165;left:25757;top:1657;" coordsize="16599,16599" path="m8320,0c12863,0,16599,3735,16599,8320c16599,12863,12863,16599,8320,16599c3736,16599,0,12863,0,8320c0,3735,3736,0,8320,0x">
                  <v:stroke weight="0.237332pt" endcap="round" joinstyle="round" on="true" color="#000000"/>
                  <v:fill on="true" color="#000000"/>
                </v:shape>
                <v:shape id="Shape 18538" style="position:absolute;width:165;height:165;left:26101;top:1788;" coordsize="16599,16599" path="m8320,0c12863,0,16599,3735,16599,8320c16599,12863,12863,16599,8320,16599c3736,16599,0,12863,0,8320c0,3735,3736,0,8320,0x">
                  <v:stroke weight="0.237332pt" endcap="round" joinstyle="round" on="true" color="#000000"/>
                  <v:fill on="true" color="#000000"/>
                </v:shape>
                <v:shape id="Shape 18539" style="position:absolute;width:165;height:165;left:26446;top:886;" coordsize="16599,16599" path="m8320,0c12863,0,16599,3736,16599,8279c16599,12864,12863,16599,8320,16599c3735,16599,0,12864,0,8279c0,3736,3735,0,8320,0x">
                  <v:stroke weight="0.237332pt" endcap="round" joinstyle="round" on="true" color="#000000"/>
                  <v:fill on="true" color="#000000"/>
                </v:shape>
                <v:shape id="Shape 18540" style="position:absolute;width:165;height:165;left:26790;top:960;" coordsize="16599,16599" path="m8278,0c12863,0,16599,3735,16599,8320c16599,12863,12863,16599,8278,16599c3736,16599,0,12863,0,8320c0,3735,3736,0,8278,0x">
                  <v:stroke weight="0.237332pt" endcap="round" joinstyle="round" on="true" color="#000000"/>
                  <v:fill on="true" color="#000000"/>
                </v:shape>
                <v:shape id="Shape 18541" style="position:absolute;width:165;height:165;left:27134;top:921;" coordsize="16599,16599" path="m8279,0c12864,0,16599,3736,16599,8321c16599,12864,12864,16599,8279,16599c3736,16599,0,12864,0,8321c0,3736,3736,0,8279,0x">
                  <v:stroke weight="0.237332pt" endcap="round" joinstyle="round" on="true" color="#000000"/>
                  <v:fill on="true" color="#000000"/>
                </v:shape>
                <v:shape id="Shape 18542" style="position:absolute;width:165;height:165;left:27479;top:262;" coordsize="16599,16599" path="m8278,0c12863,0,16599,3736,16599,8279c16599,12864,12863,16599,8278,16599c3735,16599,0,12864,0,8279c0,3736,3735,0,8278,0x">
                  <v:stroke weight="0.237332pt" endcap="round" joinstyle="round" on="true" color="#000000"/>
                  <v:fill on="true" color="#000000"/>
                </v:shape>
                <v:shape id="Shape 18543" style="position:absolute;width:165;height:165;left:27823;top:330;" coordsize="16599,16599" path="m8320,0c12863,0,16599,3735,16599,8320c16599,12863,12863,16599,8320,16599c3736,16599,0,12863,0,8320c0,3735,3736,0,8320,0x">
                  <v:stroke weight="0.237332pt" endcap="round" joinstyle="round" on="true" color="#000000"/>
                  <v:fill on="true" color="#000000"/>
                </v:shape>
                <v:shape id="Shape 18544" style="position:absolute;width:165;height:165;left:28167;top:337;" coordsize="16599,16599" path="m8320,0c12863,0,16599,3735,16599,8320c16599,12863,12863,16599,8320,16599c3736,16599,0,12863,0,8320c0,3735,3736,0,8320,0x">
                  <v:stroke weight="0.237332pt" endcap="round" joinstyle="round" on="true" color="#000000"/>
                  <v:fill on="true" color="#000000"/>
                </v:shape>
                <v:shape id="Shape 18545" style="position:absolute;width:165;height:165;left:28856;top:290;" coordsize="16599,16556" path="m8279,0c12864,0,16599,3694,16599,8278c16599,12863,12864,16556,8279,16556c3736,16556,0,12863,0,8278c0,3694,3736,0,8279,0x">
                  <v:stroke weight="0.237332pt" endcap="round" joinstyle="round" on="true" color="#000000"/>
                  <v:fill on="true" color="#000000"/>
                </v:shape>
                <v:shape id="Shape 18546" style="position:absolute;width:165;height:165;left:29201;top:586;" coordsize="16599,16599" path="m8278,0c12863,0,16599,3735,16599,8279c16599,12864,12863,16599,8278,16599c3736,16599,0,12864,0,8279c0,3735,3736,0,8278,0x">
                  <v:stroke weight="0.237332pt" endcap="round" joinstyle="round" on="true" color="#000000"/>
                  <v:fill on="true" color="#000000"/>
                </v:shape>
                <v:shape id="Shape 18547" style="position:absolute;width:165;height:165;left:29545;top:360;" coordsize="16599,16598" path="m8320,0c12863,0,16599,3735,16599,8278c16599,12863,12863,16598,8320,16598c3736,16598,0,12863,0,8278c0,3735,3736,0,8320,0x">
                  <v:stroke weight="0.237332pt" endcap="round" joinstyle="round" on="true" color="#000000"/>
                  <v:fill on="true" color="#000000"/>
                </v:shape>
                <v:shape id="Shape 18548" style="position:absolute;width:165;height:165;left:29889;top:432;" coordsize="16599,16599" path="m8321,0c12863,0,16599,3735,16599,8278c16599,12863,12863,16599,8321,16599c3736,16599,0,12863,0,8278c0,3735,3736,0,8321,0x">
                  <v:stroke weight="0.237332pt" endcap="round" joinstyle="round" on="true" color="#000000"/>
                  <v:fill on="true" color="#000000"/>
                </v:shape>
                <v:shape id="Shape 18549" style="position:absolute;width:165;height:165;left:30234;top:1174;" coordsize="16599,16599" path="m8320,0c12863,0,16599,3736,16599,8320c16599,12863,12863,16599,8320,16599c3735,16599,0,12863,0,8320c0,3736,3735,0,8320,0x">
                  <v:stroke weight="0.237332pt" endcap="round" joinstyle="round" on="true" color="#000000"/>
                  <v:fill on="true" color="#000000"/>
                </v:shape>
                <v:shape id="Shape 18550" style="position:absolute;width:165;height:165;left:30578;top:2249;" coordsize="16599,16599" path="m8278,0c12863,0,16599,3735,16599,8278c16599,12863,12863,16599,8278,16599c3736,16599,0,12863,0,8278c0,3735,3736,0,8278,0x">
                  <v:stroke weight="0.237332pt" endcap="round" joinstyle="round" on="true" color="#000000"/>
                  <v:fill on="true" color="#000000"/>
                </v:shape>
                <v:shape id="Shape 18551" style="position:absolute;width:165;height:165;left:30923;top:2448;" coordsize="16599,16599" path="m8278,0c12863,0,16599,3736,16599,8321c16599,12864,12863,16599,8278,16599c3736,16599,0,12864,0,8321c0,3736,3736,0,8278,0x">
                  <v:stroke weight="0.237332pt" endcap="round" joinstyle="round" on="true" color="#000000"/>
                  <v:fill on="true" color="#000000"/>
                </v:shape>
                <v:shape id="Shape 18552" style="position:absolute;width:165;height:165;left:31267;top:3395;" coordsize="16599,16599" path="m8278,0c12863,0,16599,3735,16599,8278c16599,12863,12863,16599,8278,16599c3736,16599,0,12863,0,8278c0,3735,3736,0,8278,0x">
                  <v:stroke weight="0.237332pt" endcap="round" joinstyle="round" on="true" color="#000000"/>
                  <v:fill on="true" color="#000000"/>
                </v:shape>
                <v:shape id="Shape 18553" style="position:absolute;width:165;height:165;left:31611;top:3682;" coordsize="16599,16599" path="m8321,0c12864,0,16599,3736,16599,8279c16599,12864,12864,16599,8321,16599c3736,16599,0,12864,0,8279c0,3736,3736,0,8321,0x">
                  <v:stroke weight="0.237332pt" endcap="round" joinstyle="round" on="true" color="#000000"/>
                  <v:fill on="true" color="#000000"/>
                </v:shape>
                <v:shape id="Shape 18554" style="position:absolute;width:165;height:165;left:31955;top:3391;" coordsize="16599,16598" path="m8321,0c12863,0,16599,3735,16599,8320c16599,12863,12863,16598,8321,16598c3736,16598,0,12863,0,8320c0,3735,3736,0,8321,0x">
                  <v:stroke weight="0.237332pt" endcap="round" joinstyle="round" on="true" color="#000000"/>
                  <v:fill on="true" color="#000000"/>
                </v:shape>
                <v:shape id="Shape 18555" style="position:absolute;width:165;height:165;left:32644;top:2941;" coordsize="16598,16599" path="m8278,0c12863,0,16598,3735,16598,8278c16598,12863,12863,16599,8278,16599c3735,16599,0,12863,0,8278c0,3735,3735,0,8278,0x">
                  <v:stroke weight="0.237332pt" endcap="round" joinstyle="round" on="true" color="#000000"/>
                  <v:fill on="true" color="#000000"/>
                </v:shape>
                <v:shape id="Shape 18556" style="position:absolute;width:165;height:165;left:32989;top:3410;" coordsize="16598,16599" path="m8278,0c12863,0,16598,3735,16598,8320c16598,12863,12863,16599,8278,16599c3735,16599,0,12863,0,8320c0,3735,3735,0,8278,0x">
                  <v:stroke weight="0.237332pt" endcap="round" joinstyle="round" on="true" color="#000000"/>
                  <v:fill on="true" color="#000000"/>
                </v:shape>
                <v:shape id="Shape 18557" style="position:absolute;width:165;height:165;left:33333;top:3982;" coordsize="16599,16599" path="m8321,0c12864,0,16599,3735,16599,8279c16599,12863,12864,16599,8321,16599c3736,16599,0,12863,0,8279c0,3735,3736,0,8321,0x">
                  <v:stroke weight="0.237332pt" endcap="round" joinstyle="round" on="true" color="#000000"/>
                  <v:fill on="true" color="#000000"/>
                </v:shape>
                <v:shape id="Shape 18558" style="position:absolute;width:165;height:165;left:33677;top:4051;" coordsize="16599,16599" path="m8321,0c12864,0,16599,3735,16599,8278c16599,12863,12864,16599,8321,16599c3736,16599,0,12863,0,8278c0,3735,3736,0,8321,0x">
                  <v:stroke weight="0.237332pt" endcap="round" joinstyle="round" on="true" color="#000000"/>
                  <v:fill on="true" color="#000000"/>
                </v:shape>
                <v:shape id="Shape 18559" style="position:absolute;width:165;height:165;left:34022;top:5122;" coordsize="16599,16599" path="m8320,0c12863,0,16599,3736,16599,8321c16599,12864,12863,16599,8320,16599c3736,16599,0,12864,0,8321c0,3736,3736,0,8320,0x">
                  <v:stroke weight="0.237332pt" endcap="round" joinstyle="round" on="true" color="#000000"/>
                  <v:fill on="true" color="#000000"/>
                </v:shape>
                <v:shape id="Shape 18560" style="position:absolute;width:165;height:165;left:34366;top:5390;" coordsize="16599,16599" path="m8278,0c12863,0,16599,3736,16599,8279c16599,12864,12863,16599,8278,16599c3735,16599,0,12864,0,8279c0,3736,3735,0,8278,0x">
                  <v:stroke weight="0.237332pt" endcap="round" joinstyle="round" on="true" color="#000000"/>
                  <v:fill on="true" color="#000000"/>
                </v:shape>
                <v:shape id="Shape 18561" style="position:absolute;width:165;height:165;left:34711;top:4165;" coordsize="16598,16556" path="m8278,0c12863,0,16598,3694,16598,8279c16598,12864,12863,16556,8278,16556c3735,16556,0,12864,0,8279c0,3694,3735,0,8278,0x">
                  <v:stroke weight="0.237332pt" endcap="round" joinstyle="round" on="true" color="#000000"/>
                  <v:fill on="true" color="#000000"/>
                </v:shape>
                <v:shape id="Shape 18562" style="position:absolute;width:165;height:165;left:35055;top:3788;" coordsize="16599,16598" path="m8279,0c12864,0,16599,3735,16599,8278c16599,12863,12864,16598,8279,16598c3736,16598,0,12863,0,8278c0,3735,3736,0,8279,0x">
                  <v:stroke weight="0.237332pt" endcap="round" joinstyle="round" on="true" color="#000000"/>
                  <v:fill on="true" color="#000000"/>
                </v:shape>
                <v:shape id="Shape 18563" style="position:absolute;width:165;height:165;left:35399;top:4511;" coordsize="16599,16599" path="m8321,0c12864,0,16599,3736,16599,8320c16599,12863,12864,16599,8321,16599c3736,16599,0,12863,0,8320c0,3736,3736,0,8321,0x">
                  <v:stroke weight="0.237332pt" endcap="round" joinstyle="round" on="true" color="#000000"/>
                  <v:fill on="true" color="#000000"/>
                </v:shape>
                <v:shape id="Shape 18564" style="position:absolute;width:165;height:165;left:35743;top:6155;" coordsize="16599,16599" path="m8320,0c12864,0,16599,3735,16599,8278c16599,12863,12864,16599,8320,16599c3736,16599,0,12863,0,8278c0,3735,3736,0,8320,0x">
                  <v:stroke weight="0.237332pt" endcap="round" joinstyle="round" on="true" color="#000000"/>
                  <v:fill on="true" color="#000000"/>
                </v:shape>
                <v:shape id="Shape 18565" style="position:absolute;width:165;height:165;left:36432;top:4893;" coordsize="16598,16599" path="m8278,0c12863,0,16598,3735,16598,8320c16598,12863,12863,16599,8278,16599c3735,16599,0,12863,0,8320c0,3735,3735,0,8278,0x">
                  <v:stroke weight="0.237332pt" endcap="round" joinstyle="round" on="true" color="#000000"/>
                  <v:fill on="true" color="#000000"/>
                </v:shape>
                <v:shape id="Shape 18566" style="position:absolute;width:165;height:165;left:36777;top:2630;" coordsize="16599,16599" path="m8278,0c12863,0,16599,3736,16599,8279c16599,12864,12863,16599,8278,16599c3735,16599,0,12864,0,8279c0,3736,3735,0,8278,0x">
                  <v:stroke weight="0.237332pt" endcap="round" joinstyle="round" on="true" color="#000000"/>
                  <v:fill on="true" color="#000000"/>
                </v:shape>
                <v:shape id="Shape 18567" style="position:absolute;width:165;height:165;left:37121;top:5628;" coordsize="16599,16599" path="m8321,0c12864,0,16599,3736,16599,8279c16599,12864,12864,16599,8321,16599c3736,16599,0,12864,0,8279c0,3736,3736,0,8321,0x">
                  <v:stroke weight="0.237332pt" endcap="round" joinstyle="round" on="true" color="#000000"/>
                  <v:fill on="true" color="#000000"/>
                </v:shape>
                <v:shape id="Shape 18568" style="position:absolute;width:165;height:165;left:37465;top:2830;" coordsize="16599,16598" path="m8321,0c12864,0,16599,3735,16599,8278c16599,12863,12864,16598,8321,16598c3736,16598,0,12863,0,8278c0,3735,3736,0,8321,0x">
                  <v:stroke weight="0.237332pt" endcap="round" joinstyle="round" on="true" color="#000000"/>
                  <v:fill on="true" color="#000000"/>
                </v:shape>
                <v:shape id="Shape 18569" style="position:absolute;width:165;height:165;left:37810;top:3804;" coordsize="16599,16598" path="m8321,0c12863,0,16599,3735,16599,8278c16599,12863,12863,16598,8321,16598c3736,16598,0,12863,0,8278c0,3735,3736,0,8321,0x">
                  <v:stroke weight="0.237332pt" endcap="round" joinstyle="round" on="true" color="#000000"/>
                  <v:fill on="true" color="#000000"/>
                </v:shape>
                <v:shape id="Shape 18570" style="position:absolute;width:165;height:165;left:38154;top:2533;" coordsize="16599,16599" path="m8278,0c12863,0,16599,3735,16599,8320c16599,12863,12863,16599,8278,16599c3735,16599,0,12863,0,8320c0,3735,3735,0,8278,0x">
                  <v:stroke weight="0.237332pt" endcap="round" joinstyle="round" on="true" color="#000000"/>
                  <v:fill on="true" color="#000000"/>
                </v:shape>
                <v:shape id="Shape 18571" style="position:absolute;width:165;height:165;left:38499;top:2102;" coordsize="16599,16598" path="m8278,0c12863,0,16599,3735,16599,8320c16599,12863,12863,16598,8278,16598c3735,16598,0,12863,0,8320c0,3735,3735,0,8278,0x">
                  <v:stroke weight="0.237332pt" endcap="round" joinstyle="round" on="true" color="#000000"/>
                  <v:fill on="true" color="#000000"/>
                </v:shape>
                <v:shape id="Shape 18572" style="position:absolute;width:165;height:165;left:38843;top:1589;" coordsize="16599,16599" path="m8279,0c12864,0,16599,3735,16599,8279c16599,12863,12864,16599,8279,16599c3736,16599,0,12863,0,8279c0,3735,3736,0,8279,0x">
                  <v:stroke weight="0.237332pt" endcap="round" joinstyle="round" on="true" color="#000000"/>
                  <v:fill on="true" color="#000000"/>
                </v:shape>
                <v:shape id="Shape 18573" style="position:absolute;width:165;height:165;left:39187;top:2089;" coordsize="16598,16599" path="m8320,0c12863,0,16598,3735,16598,8278c16598,12863,12863,16599,8320,16599c3735,16599,0,12863,0,8278c0,3735,3735,0,8320,0x">
                  <v:stroke weight="0.237332pt" endcap="round" joinstyle="round" on="true" color="#000000"/>
                  <v:fill on="true" color="#000000"/>
                </v:shape>
                <v:shape id="Shape 18574" style="position:absolute;width:165;height:165;left:39531;top:2705;" coordsize="16599,16599" path="m8321,0c12864,0,16599,3736,16599,8279c16599,12864,12864,16599,8321,16599c3736,16599,0,12864,0,8279c0,3736,3736,0,8321,0x">
                  <v:stroke weight="0.237332pt" endcap="round" joinstyle="round" on="true" color="#000000"/>
                  <v:fill on="true" color="#000000"/>
                </v:shape>
                <v:shape id="Shape 18575" style="position:absolute;width:165;height:165;left:40220;top:1963;" coordsize="16599,16598" path="m8278,0c12863,0,16599,3735,16599,8278c16599,12863,12863,16598,8278,16598c3735,16598,0,12863,0,8278c0,3735,3735,0,8278,0x">
                  <v:stroke weight="0.237332pt" endcap="round" joinstyle="round" on="true" color="#000000"/>
                  <v:fill on="true" color="#000000"/>
                </v:shape>
                <v:shape id="Shape 18576" style="position:absolute;width:165;height:165;left:40565;top:2104;" coordsize="16599,16599" path="m8278,0c12863,0,16599,3736,16599,8321c16599,12864,12863,16599,8278,16599c3735,16599,0,12864,0,8321c0,3736,3735,0,8278,0x">
                  <v:stroke weight="0.237332pt" endcap="round" joinstyle="round" on="true" color="#000000"/>
                  <v:fill on="true" color="#000000"/>
                </v:shape>
                <v:shape id="Shape 18577" style="position:absolute;width:165;height:165;left:40909;top:1653;" coordsize="16598,16599" path="m8320,0c12863,0,16598,3735,16598,8320c16598,12863,12863,16599,8320,16599c3735,16599,0,12863,0,8320c0,3735,3735,0,8320,0x">
                  <v:stroke weight="0.237332pt" endcap="round" joinstyle="round" on="true" color="#000000"/>
                  <v:fill on="true" color="#000000"/>
                </v:shape>
                <v:shape id="Shape 18578" style="position:absolute;width:165;height:165;left:41253;top:1435;" coordsize="16599,16599" path="m8321,0c12864,0,16599,3735,16599,8278c16599,12863,12864,16599,8321,16599c3736,16599,0,12863,0,8278c0,3735,3736,0,8321,0x">
                  <v:stroke weight="0.237332pt" endcap="round" joinstyle="round" on="true" color="#000000"/>
                  <v:fill on="true" color="#000000"/>
                </v:shape>
                <v:shape id="Shape 18579" style="position:absolute;width:165;height:165;left:41598;top:613;" coordsize="16599,16599" path="m8321,0c12864,0,16599,3736,16599,8321c16599,12864,12864,16599,8321,16599c3736,16599,0,12864,0,8321c0,3736,3736,0,8321,0x">
                  <v:stroke weight="0.237332pt" endcap="round" joinstyle="round" on="true" color="#000000"/>
                  <v:fill on="true" color="#000000"/>
                </v:shape>
                <v:shape id="Shape 18580" style="position:absolute;width:165;height:165;left:41942;top:1771;" coordsize="16599,16599" path="m8278,0c12863,0,16599,3736,16599,8279c16599,12863,12863,16599,8278,16599c3735,16599,0,12863,0,8279c0,3736,3735,0,8278,0x">
                  <v:stroke weight="0.237332pt" endcap="round" joinstyle="round" on="true" color="#000000"/>
                  <v:fill on="true" color="#000000"/>
                </v:shape>
                <v:shape id="Shape 18581" style="position:absolute;width:165;height:165;left:42287;top:3775;" coordsize="16599,16599" path="m8278,0c12863,0,16599,3736,16599,8321c16599,12864,12863,16599,8278,16599c3735,16599,0,12864,0,8321c0,3736,3735,0,8278,0x">
                  <v:stroke weight="0.237332pt" endcap="round" joinstyle="round" on="true" color="#000000"/>
                  <v:fill on="true" color="#000000"/>
                </v:shape>
                <v:shape id="Shape 18582" style="position:absolute;width:165;height:165;left:42631;top:7166;" coordsize="16598,16599" path="m8278,0c12863,0,16598,3735,16598,8278c16598,12863,12863,16599,8278,16599c3735,16599,0,12863,0,8278c0,3735,3735,0,8278,0x">
                  <v:stroke weight="0.237332pt" endcap="round" joinstyle="round" on="true" color="#000000"/>
                  <v:fill on="true" color="#000000"/>
                </v:shape>
                <v:shape id="Shape 18583" style="position:absolute;width:165;height:165;left:42975;top:6333;" coordsize="16598,16599" path="m8320,0c12863,0,16598,3736,16598,8279c16598,12864,12863,16599,8320,16599c3735,16599,0,12864,0,8279c0,3736,3735,0,8320,0x">
                  <v:stroke weight="0.237332pt" endcap="round" joinstyle="round" on="true" color="#000000"/>
                  <v:fill on="true" color="#000000"/>
                </v:shape>
                <v:shape id="Shape 18584" style="position:absolute;width:165;height:165;left:43319;top:746;" coordsize="16598,16599" path="m8320,0c12863,0,16598,3736,16598,8279c16598,12864,12863,16599,8320,16599c3735,16599,0,12864,0,8279c0,3736,3735,0,8320,0x">
                  <v:stroke weight="0.237332pt" endcap="round" joinstyle="round" on="true" color="#000000"/>
                  <v:fill on="true" color="#000000"/>
                </v:shape>
                <v:shape id="Shape 18585" style="position:absolute;width:165;height:165;left:7161;top:5340;" coordsize="16599,16599" path="m8321,0c12863,0,16599,3735,16599,8278c16599,12863,12863,16599,8321,16599c3736,16599,0,12863,0,8278c0,3735,3736,0,8321,0x">
                  <v:stroke weight="0.237332pt" endcap="round" joinstyle="round" on="true" color="#000000"/>
                  <v:fill on="true" color="#000000"/>
                </v:shape>
                <v:shape id="Shape 18586" style="position:absolute;width:165;height:165;left:7506;top:5324;" coordsize="16599,16599" path="m8278,0c12863,0,16599,3736,16599,8321c16599,12864,12863,16599,8278,16599c3736,16599,0,12864,0,8321c0,3736,3736,0,8278,0x">
                  <v:stroke weight="0.237332pt" endcap="round" joinstyle="round" on="true" color="#000000"/>
                  <v:fill on="true" color="#000000"/>
                </v:shape>
                <v:shape id="Shape 18587" style="position:absolute;width:165;height:165;left:7850;top:5457;" coordsize="16599,16598" path="m8278,0c12863,0,16599,3735,16599,8320c16599,12863,12863,16598,8278,16598c3736,16598,0,12863,0,8320c0,3735,3736,0,8278,0x">
                  <v:stroke weight="0.237332pt" endcap="round" joinstyle="round" on="true" color="#000000"/>
                  <v:fill on="true" color="#000000"/>
                </v:shape>
                <v:shape id="Shape 18588" style="position:absolute;width:165;height:165;left:8194;top:3051;" coordsize="16599,16599" path="m8278,0c12863,0,16599,3736,16599,8320c16599,12863,12863,16599,8278,16599c3736,16599,0,12863,0,8320c0,3736,3736,0,8278,0x">
                  <v:stroke weight="0.237332pt" endcap="round" joinstyle="round" on="true" color="#000000"/>
                  <v:fill on="true" color="#000000"/>
                </v:shape>
                <v:shape id="Shape 18589" style="position:absolute;width:165;height:165;left:8539;top:6146;" coordsize="16599,16599" path="m8321,0c12863,0,16599,3736,16599,8320c16599,12863,12863,16599,8321,16599c3736,16599,0,12863,0,8320c0,3736,3736,0,8321,0x">
                  <v:stroke weight="0.237332pt" endcap="round" joinstyle="round" on="true" color="#000000"/>
                  <v:fill on="true" color="#000000"/>
                </v:shape>
                <v:shape id="Shape 18590" style="position:absolute;width:165;height:165;left:8883;top:5046;" coordsize="16599,16556" path="m8321,0c12863,0,16599,3694,16599,8279c16599,12864,12863,16556,8321,16556c3736,16556,0,12864,0,8279c0,3694,3736,0,8321,0x">
                  <v:stroke weight="0.237332pt" endcap="round" joinstyle="round" on="true" color="#000000"/>
                  <v:fill on="true" color="#000000"/>
                </v:shape>
                <v:shape id="Shape 18591" style="position:absolute;width:165;height:165;left:9227;top:5436;" coordsize="16599,16599" path="m8320,0c12863,0,16599,3735,16599,8320c16599,12863,12863,16599,8320,16599c3736,16599,0,12863,0,8320c0,3735,3736,0,8320,0x">
                  <v:stroke weight="0.237332pt" endcap="round" joinstyle="round" on="true" color="#000000"/>
                  <v:fill on="true" color="#000000"/>
                </v:shape>
                <v:shape id="Shape 18592" style="position:absolute;width:165;height:165;left:9572;top:5811;" coordsize="16599,16599" path="m8278,0c12863,0,16599,3735,16599,8320c16599,12863,12863,16599,8278,16599c3736,16599,0,12863,0,8320c0,3735,3736,0,8278,0x">
                  <v:stroke weight="0.237332pt" endcap="round" joinstyle="round" on="true" color="#000000"/>
                  <v:fill on="true" color="#000000"/>
                </v:shape>
                <v:shape id="Shape 18593" style="position:absolute;width:165;height:165;left:9916;top:6318;" coordsize="16599,16598" path="m8278,0c12863,0,16599,3735,16599,8320c16599,12863,12863,16598,8278,16598c3736,16598,0,12863,0,8320c0,3735,3736,0,8278,0x">
                  <v:stroke weight="0.237332pt" endcap="round" joinstyle="round" on="true" color="#000000"/>
                  <v:fill on="true" color="#000000"/>
                </v:shape>
                <v:shape id="Shape 18594" style="position:absolute;width:39602;height:6904;left:3801;top:345;" coordsize="3960205,690401" path="m0,0l34429,197743l68858,218756l103329,0l137758,138479l172187,0l206615,37230l275516,72127l309944,209290l344373,507814l378802,506286l413231,519531l447660,278954l482131,588431l516560,478395l550988,517493l585417,554979l619846,605624l654275,563851l688746,554639l723175,278487l757604,179149l792033,262270l826461,147012l860933,170828l895361,155205l929790,206318l964219,343439l998648,261252l1033077,270549l1067548,232426l1101977,228520l1136406,367764l1170834,258365l1205263,286298l1239734,298567l1274163,258746l1308592,347387l1343021,175752l1377450,120692l1411878,194559l1446350,167687l1480778,142003l1515207,258407l1549636,98786l1584065,63636l1618536,137715l1652965,213492l1687394,175328l1721823,167601l1756252,139328l1790680,122772l1825151,78112l1859580,55867l1894009,6793l1928438,52768l1962867,14518l1997338,53702l2031767,66310l2066195,60876l2100624,24198l2135053,70343l2169482,55442l2203953,139583l2238382,152658l2272811,62405l2307240,69834l2341669,65929l2376098,0l2410568,6834l2444997,7599l2479426,0l2513855,2801l2548284,32434l2582755,9764l2617184,17023l2651612,91272l2686041,198676l2720470,218672l2754899,313340l2789370,342038l2823799,312916l2858228,280227l2892657,267874l2927086,314868l2961557,371967l2995986,378886l3030414,486079l3064843,512781l3099272,390306l3133701,352566l3168172,424947l3202601,589322l3237030,216634l3271459,463197l3305887,236799l3340359,536639l3374788,256794l3409217,354179l3443645,227119l3478074,184031l3512503,132748l3546974,182672l3581403,244313l3615832,149135l3650260,170149l3684689,184286l3719161,139201l3753590,117338l3788019,35151l3822447,150961l3856876,351378l3891304,690401l3925776,607110l3960205,48395">
                  <v:stroke weight="0.357669pt" endcap="flat" joinstyle="round" on="true" color="#000000"/>
                  <v:fill on="false" color="#000000" opacity="0"/>
                </v:shape>
                <v:shape id="Shape 18595" style="position:absolute;width:43561;height:0;left:1821;top:921;" coordsize="4356199,0" path="m0,0l4356199,0">
                  <v:stroke weight="0.357669pt" endcap="flat" joinstyle="round" on="true" color="#000000"/>
                  <v:fill on="false" color="#000000" opacity="0"/>
                </v:shape>
                <v:shape id="Shape 18596" style="position:absolute;width:43561;height:7594;left:1821;top:0;" coordsize="4356199,759471" path="m0,759471l4356199,759471l4356199,0l0,0x">
                  <v:stroke weight="0.357669pt" endcap="round" joinstyle="round" on="true" color="#333333"/>
                  <v:fill on="false" color="#000000" opacity="0"/>
                </v:shape>
                <v:rect id="Rectangle 18597" style="position:absolute;width:1426;height:470;left:538;top:5967;" filled="f" stroked="f">
                  <v:textbox inset="0,0,0,0">
                    <w:txbxContent>
                      <w:p>
                        <w:pPr>
                          <w:spacing w:before="0" w:after="160" w:line="259" w:lineRule="auto"/>
                          <w:ind w:left="0" w:right="0" w:firstLine="0"/>
                          <w:jc w:val="left"/>
                        </w:pPr>
                        <w:r>
                          <w:rPr>
                            <w:rFonts w:cs="Arial" w:hAnsi="Arial" w:eastAsia="Arial" w:ascii="Arial"/>
                            <w:color w:val="4d4d4d"/>
                            <w:sz w:val="6"/>
                          </w:rPr>
                          <w:t xml:space="preserve">1e−20</w:t>
                        </w:r>
                      </w:p>
                    </w:txbxContent>
                  </v:textbox>
                </v:rect>
                <v:rect id="Rectangle 18598" style="position:absolute;width:1426;height:470;left:538;top:4239;" filled="f" stroked="f">
                  <v:textbox inset="0,0,0,0">
                    <w:txbxContent>
                      <w:p>
                        <w:pPr>
                          <w:spacing w:before="0" w:after="160" w:line="259" w:lineRule="auto"/>
                          <w:ind w:left="0" w:right="0" w:firstLine="0"/>
                          <w:jc w:val="left"/>
                        </w:pPr>
                        <w:r>
                          <w:rPr>
                            <w:rFonts w:cs="Arial" w:hAnsi="Arial" w:eastAsia="Arial" w:ascii="Arial"/>
                            <w:color w:val="4d4d4d"/>
                            <w:sz w:val="6"/>
                          </w:rPr>
                          <w:t xml:space="preserve">1e−14</w:t>
                        </w:r>
                      </w:p>
                    </w:txbxContent>
                  </v:textbox>
                </v:rect>
                <v:rect id="Rectangle 18599" style="position:absolute;width:1426;height:470;left:538;top:2511;" filled="f" stroked="f">
                  <v:textbox inset="0,0,0,0">
                    <w:txbxContent>
                      <w:p>
                        <w:pPr>
                          <w:spacing w:before="0" w:after="160" w:line="259" w:lineRule="auto"/>
                          <w:ind w:left="0" w:right="0" w:firstLine="0"/>
                          <w:jc w:val="left"/>
                        </w:pPr>
                        <w:r>
                          <w:rPr>
                            <w:rFonts w:cs="Arial" w:hAnsi="Arial" w:eastAsia="Arial" w:ascii="Arial"/>
                            <w:color w:val="4d4d4d"/>
                            <w:sz w:val="6"/>
                          </w:rPr>
                          <w:t xml:space="preserve">1e−08</w:t>
                        </w:r>
                      </w:p>
                    </w:txbxContent>
                  </v:textbox>
                </v:rect>
                <v:rect id="Rectangle 18600" style="position:absolute;width:1426;height:470;left:538;top:784;" filled="f" stroked="f">
                  <v:textbox inset="0,0,0,0">
                    <w:txbxContent>
                      <w:p>
                        <w:pPr>
                          <w:spacing w:before="0" w:after="160" w:line="259" w:lineRule="auto"/>
                          <w:ind w:left="0" w:right="0" w:firstLine="0"/>
                          <w:jc w:val="left"/>
                        </w:pPr>
                        <w:r>
                          <w:rPr>
                            <w:rFonts w:cs="Arial" w:hAnsi="Arial" w:eastAsia="Arial" w:ascii="Arial"/>
                            <w:color w:val="4d4d4d"/>
                            <w:sz w:val="6"/>
                          </w:rPr>
                          <w:t xml:space="preserve">1e−02</w:t>
                        </w:r>
                      </w:p>
                    </w:txbxContent>
                  </v:textbox>
                </v:rect>
                <v:shape id="Shape 18601" style="position:absolute;width:116;height:0;left:1704;top:6104;" coordsize="11632,0" path="m0,0l11632,0">
                  <v:stroke weight="0.357669pt" endcap="flat" joinstyle="round" on="true" color="#333333"/>
                  <v:fill on="false" color="#000000" opacity="0"/>
                </v:shape>
                <v:shape id="Shape 18602" style="position:absolute;width:116;height:0;left:1704;top:4376;" coordsize="11632,0" path="m0,0l11632,0">
                  <v:stroke weight="0.357669pt" endcap="flat" joinstyle="round" on="true" color="#333333"/>
                  <v:fill on="false" color="#000000" opacity="0"/>
                </v:shape>
                <v:shape id="Shape 18603" style="position:absolute;width:116;height:0;left:1704;top:2649;" coordsize="11632,0" path="m0,0l11632,0">
                  <v:stroke weight="0.357669pt" endcap="flat" joinstyle="round" on="true" color="#333333"/>
                  <v:fill on="false" color="#000000" opacity="0"/>
                </v:shape>
                <v:shape id="Shape 18604" style="position:absolute;width:116;height:0;left:1704;top:921;" coordsize="11632,0" path="m0,0l11632,0">
                  <v:stroke weight="0.357669pt" endcap="flat" joinstyle="round" on="true" color="#333333"/>
                  <v:fill on="false" color="#000000" opacity="0"/>
                </v:shape>
                <v:shape id="Shape 18605" style="position:absolute;width:0;height:115;left:6211;top:7594;" coordsize="0,11590" path="m0,11590l0,0">
                  <v:stroke weight="0.357669pt" endcap="flat" joinstyle="round" on="true" color="#333333"/>
                  <v:fill on="false" color="#000000" opacity="0"/>
                </v:shape>
                <v:shape id="Shape 18606" style="position:absolute;width:0;height:115;left:19986;top:7594;" coordsize="0,11590" path="m0,11590l0,0">
                  <v:stroke weight="0.357669pt" endcap="flat" joinstyle="round" on="true" color="#333333"/>
                  <v:fill on="false" color="#000000" opacity="0"/>
                </v:shape>
                <v:shape id="Shape 18607" style="position:absolute;width:0;height:115;left:33760;top:7594;" coordsize="0,11590" path="m0,11590l0,0">
                  <v:stroke weight="0.357669pt" endcap="flat" joinstyle="round" on="true" color="#333333"/>
                  <v:fill on="false" color="#000000" opacity="0"/>
                </v:shape>
                <v:rect id="Rectangle 18608" style="position:absolute;width:282;height:470;left:6105;top:7803;" filled="f" stroked="f">
                  <v:textbox inset="0,0,0,0">
                    <w:txbxContent>
                      <w:p>
                        <w:pPr>
                          <w:spacing w:before="0" w:after="160" w:line="259" w:lineRule="auto"/>
                          <w:ind w:left="0" w:right="0" w:firstLine="0"/>
                          <w:jc w:val="left"/>
                        </w:pPr>
                        <w:r>
                          <w:rPr>
                            <w:rFonts w:cs="Arial" w:hAnsi="Arial" w:eastAsia="Arial" w:ascii="Arial"/>
                            <w:color w:val="4d4d4d"/>
                            <w:sz w:val="6"/>
                          </w:rPr>
                          <w:t xml:space="preserve">0</w:t>
                        </w:r>
                      </w:p>
                    </w:txbxContent>
                  </v:textbox>
                </v:rect>
                <v:rect id="Rectangle 18609" style="position:absolute;width:565;height:470;left:19773;top:7803;" filled="f" stroked="f">
                  <v:textbox inset="0,0,0,0">
                    <w:txbxContent>
                      <w:p>
                        <w:pPr>
                          <w:spacing w:before="0" w:after="160" w:line="259" w:lineRule="auto"/>
                          <w:ind w:left="0" w:right="0" w:firstLine="0"/>
                          <w:jc w:val="left"/>
                        </w:pPr>
                        <w:r>
                          <w:rPr>
                            <w:rFonts w:cs="Arial" w:hAnsi="Arial" w:eastAsia="Arial" w:ascii="Arial"/>
                            <w:color w:val="4d4d4d"/>
                            <w:sz w:val="6"/>
                          </w:rPr>
                          <w:t xml:space="preserve">40</w:t>
                        </w:r>
                      </w:p>
                    </w:txbxContent>
                  </v:textbox>
                </v:rect>
                <v:rect id="Rectangle 18610" style="position:absolute;width:565;height:470;left:33548;top:7803;" filled="f" stroked="f">
                  <v:textbox inset="0,0,0,0">
                    <w:txbxContent>
                      <w:p>
                        <w:pPr>
                          <w:spacing w:before="0" w:after="160" w:line="259" w:lineRule="auto"/>
                          <w:ind w:left="0" w:right="0" w:firstLine="0"/>
                          <w:jc w:val="left"/>
                        </w:pPr>
                        <w:r>
                          <w:rPr>
                            <w:rFonts w:cs="Arial" w:hAnsi="Arial" w:eastAsia="Arial" w:ascii="Arial"/>
                            <w:color w:val="4d4d4d"/>
                            <w:sz w:val="6"/>
                          </w:rPr>
                          <w:t xml:space="preserve">80</w:t>
                        </w:r>
                      </w:p>
                    </w:txbxContent>
                  </v:textbox>
                </v:rect>
                <v:rect id="Rectangle 18611" style="position:absolute;width:1276;height:574;left:23121;top:8281;" filled="f" stroked="f">
                  <v:textbox inset="0,0,0,0">
                    <w:txbxContent>
                      <w:p>
                        <w:pPr>
                          <w:spacing w:before="0" w:after="160" w:line="259" w:lineRule="auto"/>
                          <w:ind w:left="0" w:right="0" w:firstLine="0"/>
                          <w:jc w:val="left"/>
                        </w:pPr>
                        <w:r>
                          <w:rPr>
                            <w:rFonts w:cs="Arial" w:hAnsi="Arial" w:eastAsia="Arial" w:ascii="Arial"/>
                            <w:sz w:val="7"/>
                          </w:rPr>
                          <w:t xml:space="preserve">CpG</w:t>
                        </w:r>
                      </w:p>
                    </w:txbxContent>
                  </v:textbox>
                </v:rect>
                <v:rect id="Rectangle 18612" style="position:absolute;width:2275;height:574;left:-850;top:3227;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7"/>
                          </w:rPr>
                          <w:t xml:space="preserve">adj.p.val</w:t>
                        </w:r>
                      </w:p>
                    </w:txbxContent>
                  </v:textbox>
                </v:rect>
              </v:group>
            </w:pict>
          </mc:Fallback>
        </mc:AlternateContent>
      </w:r>
    </w:p>
    <w:p w14:paraId="61F0FD9F" w14:textId="77777777" w:rsidR="00DA2B11" w:rsidRDefault="004C3EA9">
      <w:pPr>
        <w:spacing w:after="206" w:line="265" w:lineRule="auto"/>
        <w:ind w:left="14" w:right="4"/>
        <w:jc w:val="center"/>
      </w:pPr>
      <w:r>
        <w:rPr>
          <w:sz w:val="20"/>
        </w:rPr>
        <w:t>(c)</w:t>
      </w:r>
    </w:p>
    <w:p w14:paraId="753EB35F" w14:textId="77777777" w:rsidR="00DA2B11" w:rsidRDefault="004C3EA9">
      <w:pPr>
        <w:spacing w:line="257" w:lineRule="auto"/>
        <w:ind w:left="-5" w:right="0"/>
      </w:pPr>
      <w:r>
        <w:t xml:space="preserve">Figure 5: a) Clustered heatmap of all samples based on nanopore sequencing of CpG island of the MGMT promoter. n = 128. b) </w:t>
      </w:r>
      <w:proofErr w:type="spellStart"/>
      <w:r>
        <w:t>Dotplot</w:t>
      </w:r>
      <w:proofErr w:type="spellEnd"/>
      <w:r>
        <w:t xml:space="preserve"> showing average methylation percentage of CpG sites in and around the MGMT promoter. Error bars represent standard deviation, grey areas show 95% confidence intervals of regression lines, n = 128. c) </w:t>
      </w:r>
      <w:proofErr w:type="spellStart"/>
      <w:r>
        <w:t>Dotplot</w:t>
      </w:r>
      <w:proofErr w:type="spellEnd"/>
      <w:r>
        <w:t xml:space="preserve"> showing </w:t>
      </w:r>
      <w:proofErr w:type="spellStart"/>
      <w:r>
        <w:t>Bonferroni</w:t>
      </w:r>
      <w:proofErr w:type="spellEnd"/>
      <w:r>
        <w:t xml:space="preserve"> adjusted p-values of Welch’s two-sided t-test for every CpG site. Horizontal line depicts 0.01.</w:t>
      </w:r>
    </w:p>
    <w:p w14:paraId="017431F6" w14:textId="77777777" w:rsidR="00DA2B11" w:rsidRDefault="004C3EA9">
      <w:pPr>
        <w:spacing w:after="89" w:line="259" w:lineRule="auto"/>
        <w:ind w:left="0" w:right="806" w:firstLine="0"/>
        <w:jc w:val="right"/>
      </w:pPr>
      <w:r>
        <w:rPr>
          <w:rFonts w:ascii="Arial" w:eastAsia="Arial" w:hAnsi="Arial" w:cs="Arial"/>
          <w:sz w:val="10"/>
        </w:rPr>
        <w:t xml:space="preserve"> </w:t>
      </w:r>
    </w:p>
    <w:p w14:paraId="61AD53F3" w14:textId="42249C59" w:rsidR="00DA2B11" w:rsidRDefault="004C3EA9" w:rsidP="004C3EA9">
      <w:pPr>
        <w:spacing w:after="240" w:line="285" w:lineRule="auto"/>
        <w:ind w:right="634"/>
        <w:jc w:val="right"/>
      </w:pPr>
      <w:r>
        <w:rPr>
          <w:noProof/>
          <w:lang w:val="nb-NO" w:eastAsia="nb-NO"/>
        </w:rPr>
        <w:lastRenderedPageBreak/>
        <w:drawing>
          <wp:anchor distT="0" distB="0" distL="114300" distR="114300" simplePos="0" relativeHeight="251662336" behindDoc="0" locked="0" layoutInCell="1" allowOverlap="0" wp14:anchorId="00976952" wp14:editId="4BB017C6">
            <wp:simplePos x="0" y="0"/>
            <wp:positionH relativeFrom="column">
              <wp:posOffset>14224</wp:posOffset>
            </wp:positionH>
            <wp:positionV relativeFrom="paragraph">
              <wp:posOffset>-640122</wp:posOffset>
            </wp:positionV>
            <wp:extent cx="5635752" cy="3800856"/>
            <wp:effectExtent l="0" t="0" r="0" b="0"/>
            <wp:wrapSquare wrapText="bothSides"/>
            <wp:docPr id="153485" name="Picture 153485"/>
            <wp:cNvGraphicFramePr/>
            <a:graphic xmlns:a="http://schemas.openxmlformats.org/drawingml/2006/main">
              <a:graphicData uri="http://schemas.openxmlformats.org/drawingml/2006/picture">
                <pic:pic xmlns:pic="http://schemas.openxmlformats.org/drawingml/2006/picture">
                  <pic:nvPicPr>
                    <pic:cNvPr id="153485" name="Picture 153485"/>
                    <pic:cNvPicPr/>
                  </pic:nvPicPr>
                  <pic:blipFill>
                    <a:blip r:embed="rId20"/>
                    <a:stretch>
                      <a:fillRect/>
                    </a:stretch>
                  </pic:blipFill>
                  <pic:spPr>
                    <a:xfrm>
                      <a:off x="0" y="0"/>
                      <a:ext cx="5635752" cy="3800856"/>
                    </a:xfrm>
                    <a:prstGeom prst="rect">
                      <a:avLst/>
                    </a:prstGeom>
                  </pic:spPr>
                </pic:pic>
              </a:graphicData>
            </a:graphic>
          </wp:anchor>
        </w:drawing>
      </w:r>
    </w:p>
    <w:p w14:paraId="517A8A36" w14:textId="1D547D3F" w:rsidR="00DA2B11" w:rsidRDefault="004C3EA9" w:rsidP="004C3EA9">
      <w:pPr>
        <w:spacing w:after="240" w:line="265" w:lineRule="auto"/>
        <w:ind w:left="14" w:right="4"/>
        <w:jc w:val="center"/>
      </w:pPr>
      <w:r>
        <w:rPr>
          <w:sz w:val="20"/>
        </w:rPr>
        <w:t>(a)</w:t>
      </w:r>
    </w:p>
    <w:p w14:paraId="6515255D" w14:textId="4D559574" w:rsidR="00DA2B11" w:rsidRDefault="004C3EA9">
      <w:pPr>
        <w:spacing w:after="228" w:line="434" w:lineRule="auto"/>
        <w:ind w:right="541"/>
        <w:jc w:val="right"/>
      </w:pPr>
      <w:r>
        <w:rPr>
          <w:noProof/>
          <w:lang w:val="nb-NO" w:eastAsia="nb-NO"/>
        </w:rPr>
        <w:drawing>
          <wp:anchor distT="0" distB="0" distL="114300" distR="114300" simplePos="0" relativeHeight="251663360" behindDoc="1" locked="0" layoutInCell="1" allowOverlap="0" wp14:anchorId="3D8CEE7B" wp14:editId="0675E017">
            <wp:simplePos x="0" y="0"/>
            <wp:positionH relativeFrom="column">
              <wp:posOffset>9525</wp:posOffset>
            </wp:positionH>
            <wp:positionV relativeFrom="paragraph">
              <wp:posOffset>5715</wp:posOffset>
            </wp:positionV>
            <wp:extent cx="5635625" cy="1856105"/>
            <wp:effectExtent l="0" t="0" r="3175" b="0"/>
            <wp:wrapTight wrapText="bothSides">
              <wp:wrapPolygon edited="0">
                <wp:start x="6936" y="0"/>
                <wp:lineTo x="1825" y="443"/>
                <wp:lineTo x="1533" y="665"/>
                <wp:lineTo x="1533" y="3547"/>
                <wp:lineTo x="0" y="4655"/>
                <wp:lineTo x="0" y="15962"/>
                <wp:lineTo x="730" y="17735"/>
                <wp:lineTo x="730" y="18179"/>
                <wp:lineTo x="1533" y="21282"/>
                <wp:lineTo x="1679" y="21282"/>
                <wp:lineTo x="18692" y="21282"/>
                <wp:lineTo x="18765" y="14188"/>
                <wp:lineTo x="20736" y="10863"/>
                <wp:lineTo x="20736" y="10641"/>
                <wp:lineTo x="21101" y="8868"/>
                <wp:lineTo x="20882" y="8203"/>
                <wp:lineTo x="19495" y="7094"/>
                <wp:lineTo x="21539" y="5542"/>
                <wp:lineTo x="21539" y="4655"/>
                <wp:lineTo x="21174" y="3547"/>
                <wp:lineTo x="21539" y="2217"/>
                <wp:lineTo x="21539" y="1552"/>
                <wp:lineTo x="20736" y="0"/>
                <wp:lineTo x="6936" y="0"/>
              </wp:wrapPolygon>
            </wp:wrapTight>
            <wp:docPr id="153487" name="Picture 153487"/>
            <wp:cNvGraphicFramePr/>
            <a:graphic xmlns:a="http://schemas.openxmlformats.org/drawingml/2006/main">
              <a:graphicData uri="http://schemas.openxmlformats.org/drawingml/2006/picture">
                <pic:pic xmlns:pic="http://schemas.openxmlformats.org/drawingml/2006/picture">
                  <pic:nvPicPr>
                    <pic:cNvPr id="153487" name="Picture 153487"/>
                    <pic:cNvPicPr/>
                  </pic:nvPicPr>
                  <pic:blipFill>
                    <a:blip r:embed="rId21"/>
                    <a:stretch>
                      <a:fillRect/>
                    </a:stretch>
                  </pic:blipFill>
                  <pic:spPr>
                    <a:xfrm>
                      <a:off x="0" y="0"/>
                      <a:ext cx="5635625" cy="1856105"/>
                    </a:xfrm>
                    <a:prstGeom prst="rect">
                      <a:avLst/>
                    </a:prstGeom>
                  </pic:spPr>
                </pic:pic>
              </a:graphicData>
            </a:graphic>
          </wp:anchor>
        </w:drawing>
      </w:r>
      <w:r>
        <w:rPr>
          <w:rFonts w:ascii="Arial" w:eastAsia="Arial" w:hAnsi="Arial" w:cs="Arial"/>
          <w:sz w:val="10"/>
        </w:rPr>
        <w:t>STP27</w:t>
      </w:r>
    </w:p>
    <w:p w14:paraId="77474244" w14:textId="77777777" w:rsidR="00DA2B11" w:rsidRDefault="004C3EA9">
      <w:pPr>
        <w:spacing w:after="89" w:line="259" w:lineRule="auto"/>
        <w:ind w:left="0" w:right="806" w:firstLine="0"/>
        <w:jc w:val="right"/>
      </w:pPr>
      <w:r>
        <w:rPr>
          <w:rFonts w:ascii="Arial" w:eastAsia="Arial" w:hAnsi="Arial" w:cs="Arial"/>
          <w:sz w:val="10"/>
        </w:rPr>
        <w:t xml:space="preserve"> </w:t>
      </w:r>
    </w:p>
    <w:p w14:paraId="03C6109C" w14:textId="77777777" w:rsidR="00DA2B11" w:rsidRDefault="004C3EA9">
      <w:pPr>
        <w:spacing w:after="149" w:line="285" w:lineRule="auto"/>
        <w:ind w:right="634"/>
        <w:jc w:val="right"/>
      </w:pPr>
      <w:r>
        <w:rPr>
          <w:rFonts w:ascii="Arial" w:eastAsia="Arial" w:hAnsi="Arial" w:cs="Arial"/>
          <w:b/>
          <w:sz w:val="10"/>
        </w:rPr>
        <w:t>Feature</w:t>
      </w:r>
    </w:p>
    <w:p w14:paraId="6077E558" w14:textId="77777777" w:rsidR="00DA2B11" w:rsidRDefault="004C3EA9" w:rsidP="004C3EA9">
      <w:pPr>
        <w:spacing w:after="240" w:line="434" w:lineRule="auto"/>
        <w:ind w:right="541"/>
        <w:jc w:val="right"/>
      </w:pPr>
      <w:r>
        <w:rPr>
          <w:rFonts w:ascii="Arial" w:eastAsia="Arial" w:hAnsi="Arial" w:cs="Arial"/>
          <w:sz w:val="10"/>
        </w:rPr>
        <w:t>Exon1</w:t>
      </w:r>
    </w:p>
    <w:p w14:paraId="72A65568" w14:textId="77777777" w:rsidR="00DA2B11" w:rsidRDefault="004C3EA9">
      <w:pPr>
        <w:spacing w:after="206" w:line="265" w:lineRule="auto"/>
        <w:ind w:left="14" w:right="4"/>
        <w:jc w:val="center"/>
      </w:pPr>
      <w:r>
        <w:rPr>
          <w:sz w:val="20"/>
        </w:rPr>
        <w:t>(b)</w:t>
      </w:r>
    </w:p>
    <w:p w14:paraId="72275AF5" w14:textId="77777777" w:rsidR="00DA2B11" w:rsidRDefault="004C3EA9">
      <w:pPr>
        <w:spacing w:line="257" w:lineRule="auto"/>
        <w:ind w:left="-5" w:right="0"/>
      </w:pPr>
      <w:r>
        <w:t>Figure 6: a) Heatmap showing unsupervised clustering of glioblastoma samples based on nanopore sequencing of the CpG island in the MGMT promoter. n = 78. b) K-means clustering of glioblastoma samples.</w:t>
      </w:r>
    </w:p>
    <w:p w14:paraId="6AD963A9" w14:textId="1BE92C81" w:rsidR="00DA2B11" w:rsidRDefault="004C3EA9">
      <w:pPr>
        <w:spacing w:after="166" w:line="259" w:lineRule="auto"/>
        <w:ind w:left="1436" w:right="0" w:firstLine="0"/>
        <w:jc w:val="left"/>
      </w:pPr>
      <w:r>
        <w:rPr>
          <w:rFonts w:ascii="Calibri" w:eastAsia="Calibri" w:hAnsi="Calibri" w:cs="Calibri"/>
          <w:noProof/>
          <w:lang w:val="nb-NO" w:eastAsia="nb-NO"/>
        </w:rPr>
        <mc:AlternateContent>
          <mc:Choice Requires="wpg">
            <w:drawing>
              <wp:inline distT="0" distB="0" distL="0" distR="0" wp14:anchorId="0D6AF6C2" wp14:editId="5B8925D3">
                <wp:extent cx="3911889" cy="2478168"/>
                <wp:effectExtent l="0" t="0" r="0" b="0"/>
                <wp:docPr id="153561" name="Group 153561"/>
                <wp:cNvGraphicFramePr/>
                <a:graphic xmlns:a="http://schemas.openxmlformats.org/drawingml/2006/main">
                  <a:graphicData uri="http://schemas.microsoft.com/office/word/2010/wordprocessingGroup">
                    <wpg:wgp>
                      <wpg:cNvGrpSpPr/>
                      <wpg:grpSpPr>
                        <a:xfrm>
                          <a:off x="0" y="0"/>
                          <a:ext cx="3911889" cy="2478168"/>
                          <a:chOff x="0" y="0"/>
                          <a:chExt cx="3911889" cy="2478168"/>
                        </a:xfrm>
                      </wpg:grpSpPr>
                      <wps:wsp>
                        <wps:cNvPr id="28720" name="Shape 28720"/>
                        <wps:cNvSpPr/>
                        <wps:spPr>
                          <a:xfrm>
                            <a:off x="943056" y="375384"/>
                            <a:ext cx="2798243" cy="1735373"/>
                          </a:xfrm>
                          <a:custGeom>
                            <a:avLst/>
                            <a:gdLst/>
                            <a:ahLst/>
                            <a:cxnLst/>
                            <a:rect l="0" t="0" r="0" b="0"/>
                            <a:pathLst>
                              <a:path w="2798243" h="1735373">
                                <a:moveTo>
                                  <a:pt x="0" y="0"/>
                                </a:moveTo>
                                <a:lnTo>
                                  <a:pt x="489180" y="0"/>
                                </a:lnTo>
                                <a:lnTo>
                                  <a:pt x="489180" y="96371"/>
                                </a:lnTo>
                                <a:lnTo>
                                  <a:pt x="782217" y="96371"/>
                                </a:lnTo>
                                <a:lnTo>
                                  <a:pt x="782217" y="192829"/>
                                </a:lnTo>
                                <a:lnTo>
                                  <a:pt x="1211133" y="192829"/>
                                </a:lnTo>
                                <a:lnTo>
                                  <a:pt x="1211133" y="289200"/>
                                </a:lnTo>
                                <a:lnTo>
                                  <a:pt x="1281776" y="289200"/>
                                </a:lnTo>
                                <a:lnTo>
                                  <a:pt x="1281776" y="385658"/>
                                </a:lnTo>
                                <a:lnTo>
                                  <a:pt x="1282735" y="385658"/>
                                </a:lnTo>
                                <a:lnTo>
                                  <a:pt x="1282735" y="482029"/>
                                </a:lnTo>
                                <a:lnTo>
                                  <a:pt x="1298782" y="482029"/>
                                </a:lnTo>
                                <a:lnTo>
                                  <a:pt x="1298782" y="482029"/>
                                </a:lnTo>
                                <a:lnTo>
                                  <a:pt x="1327040" y="482029"/>
                                </a:lnTo>
                                <a:lnTo>
                                  <a:pt x="1327040" y="482029"/>
                                </a:lnTo>
                                <a:lnTo>
                                  <a:pt x="1348669" y="482029"/>
                                </a:lnTo>
                                <a:lnTo>
                                  <a:pt x="1348669" y="482029"/>
                                </a:lnTo>
                                <a:lnTo>
                                  <a:pt x="1363757" y="482029"/>
                                </a:lnTo>
                                <a:lnTo>
                                  <a:pt x="1363757" y="482029"/>
                                </a:lnTo>
                                <a:lnTo>
                                  <a:pt x="1999019" y="482029"/>
                                </a:lnTo>
                                <a:lnTo>
                                  <a:pt x="1999019" y="621308"/>
                                </a:lnTo>
                                <a:lnTo>
                                  <a:pt x="2035736" y="621308"/>
                                </a:lnTo>
                                <a:lnTo>
                                  <a:pt x="2035736" y="760588"/>
                                </a:lnTo>
                                <a:lnTo>
                                  <a:pt x="2069749" y="760588"/>
                                </a:lnTo>
                                <a:lnTo>
                                  <a:pt x="2069749" y="899781"/>
                                </a:lnTo>
                                <a:lnTo>
                                  <a:pt x="2167690" y="899781"/>
                                </a:lnTo>
                                <a:lnTo>
                                  <a:pt x="2167690" y="1039061"/>
                                </a:lnTo>
                                <a:lnTo>
                                  <a:pt x="2309063" y="1039061"/>
                                </a:lnTo>
                                <a:lnTo>
                                  <a:pt x="2309063" y="1178341"/>
                                </a:lnTo>
                                <a:lnTo>
                                  <a:pt x="2401509" y="1178341"/>
                                </a:lnTo>
                                <a:lnTo>
                                  <a:pt x="2401509" y="1317621"/>
                                </a:lnTo>
                                <a:lnTo>
                                  <a:pt x="2711553" y="1317621"/>
                                </a:lnTo>
                                <a:lnTo>
                                  <a:pt x="2711553" y="1456813"/>
                                </a:lnTo>
                                <a:lnTo>
                                  <a:pt x="2757689" y="1456813"/>
                                </a:lnTo>
                                <a:lnTo>
                                  <a:pt x="2757689" y="1596093"/>
                                </a:lnTo>
                                <a:lnTo>
                                  <a:pt x="2798243" y="1596093"/>
                                </a:lnTo>
                                <a:lnTo>
                                  <a:pt x="2798243" y="1735373"/>
                                </a:lnTo>
                              </a:path>
                            </a:pathLst>
                          </a:custGeom>
                          <a:ln w="18576" cap="flat">
                            <a:round/>
                          </a:ln>
                        </wps:spPr>
                        <wps:style>
                          <a:lnRef idx="1">
                            <a:srgbClr val="CD6600"/>
                          </a:lnRef>
                          <a:fillRef idx="0">
                            <a:srgbClr val="000000">
                              <a:alpha val="0"/>
                            </a:srgbClr>
                          </a:fillRef>
                          <a:effectRef idx="0">
                            <a:scrgbClr r="0" g="0" b="0"/>
                          </a:effectRef>
                          <a:fontRef idx="none"/>
                        </wps:style>
                        <wps:bodyPr/>
                      </wps:wsp>
                      <wps:wsp>
                        <wps:cNvPr id="28721" name="Shape 28721"/>
                        <wps:cNvSpPr/>
                        <wps:spPr>
                          <a:xfrm>
                            <a:off x="943056" y="375384"/>
                            <a:ext cx="1970762" cy="1735373"/>
                          </a:xfrm>
                          <a:custGeom>
                            <a:avLst/>
                            <a:gdLst/>
                            <a:ahLst/>
                            <a:cxnLst/>
                            <a:rect l="0" t="0" r="0" b="0"/>
                            <a:pathLst>
                              <a:path w="1970762" h="1735373">
                                <a:moveTo>
                                  <a:pt x="0" y="0"/>
                                </a:moveTo>
                                <a:lnTo>
                                  <a:pt x="650351" y="0"/>
                                </a:lnTo>
                                <a:lnTo>
                                  <a:pt x="650351" y="247861"/>
                                </a:lnTo>
                                <a:lnTo>
                                  <a:pt x="885914" y="247861"/>
                                </a:lnTo>
                                <a:lnTo>
                                  <a:pt x="885914" y="495809"/>
                                </a:lnTo>
                                <a:lnTo>
                                  <a:pt x="1078220" y="495809"/>
                                </a:lnTo>
                                <a:lnTo>
                                  <a:pt x="1078220" y="743669"/>
                                </a:lnTo>
                                <a:lnTo>
                                  <a:pt x="1128193" y="743669"/>
                                </a:lnTo>
                                <a:lnTo>
                                  <a:pt x="1128193" y="991617"/>
                                </a:lnTo>
                                <a:lnTo>
                                  <a:pt x="1412770" y="991617"/>
                                </a:lnTo>
                                <a:lnTo>
                                  <a:pt x="1412770" y="1239565"/>
                                </a:lnTo>
                                <a:lnTo>
                                  <a:pt x="1428818" y="1239565"/>
                                </a:lnTo>
                                <a:lnTo>
                                  <a:pt x="1428818" y="1239565"/>
                                </a:lnTo>
                                <a:lnTo>
                                  <a:pt x="1970762" y="1239565"/>
                                </a:lnTo>
                                <a:lnTo>
                                  <a:pt x="1970762" y="1735373"/>
                                </a:lnTo>
                              </a:path>
                            </a:pathLst>
                          </a:custGeom>
                          <a:ln w="18576" cap="flat">
                            <a:round/>
                          </a:ln>
                        </wps:spPr>
                        <wps:style>
                          <a:lnRef idx="1">
                            <a:srgbClr val="6394EC"/>
                          </a:lnRef>
                          <a:fillRef idx="0">
                            <a:srgbClr val="000000">
                              <a:alpha val="0"/>
                            </a:srgbClr>
                          </a:fillRef>
                          <a:effectRef idx="0">
                            <a:scrgbClr r="0" g="0" b="0"/>
                          </a:effectRef>
                          <a:fontRef idx="none"/>
                        </wps:style>
                        <wps:bodyPr/>
                      </wps:wsp>
                      <wps:wsp>
                        <wps:cNvPr id="28722" name="Rectangle 28722"/>
                        <wps:cNvSpPr/>
                        <wps:spPr>
                          <a:xfrm>
                            <a:off x="2206168" y="800533"/>
                            <a:ext cx="94837" cy="150212"/>
                          </a:xfrm>
                          <a:prstGeom prst="rect">
                            <a:avLst/>
                          </a:prstGeom>
                          <a:ln>
                            <a:noFill/>
                          </a:ln>
                        </wps:spPr>
                        <wps:txbx>
                          <w:txbxContent>
                            <w:p w14:paraId="1AAC1757" w14:textId="77777777" w:rsidR="00DA2B11" w:rsidRDefault="004C3EA9">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723" name="Rectangle 28723"/>
                        <wps:cNvSpPr/>
                        <wps:spPr>
                          <a:xfrm>
                            <a:off x="2234426" y="800533"/>
                            <a:ext cx="94837" cy="150212"/>
                          </a:xfrm>
                          <a:prstGeom prst="rect">
                            <a:avLst/>
                          </a:prstGeom>
                          <a:ln>
                            <a:noFill/>
                          </a:ln>
                        </wps:spPr>
                        <wps:txbx>
                          <w:txbxContent>
                            <w:p w14:paraId="6E4E3B41" w14:textId="77777777" w:rsidR="00DA2B11" w:rsidRDefault="004C3EA9">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724" name="Rectangle 28724"/>
                        <wps:cNvSpPr/>
                        <wps:spPr>
                          <a:xfrm>
                            <a:off x="2256142" y="800533"/>
                            <a:ext cx="94837" cy="150212"/>
                          </a:xfrm>
                          <a:prstGeom prst="rect">
                            <a:avLst/>
                          </a:prstGeom>
                          <a:ln>
                            <a:noFill/>
                          </a:ln>
                        </wps:spPr>
                        <wps:txbx>
                          <w:txbxContent>
                            <w:p w14:paraId="30A9AB71" w14:textId="77777777" w:rsidR="00DA2B11" w:rsidRDefault="004C3EA9">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725" name="Rectangle 28725"/>
                        <wps:cNvSpPr/>
                        <wps:spPr>
                          <a:xfrm>
                            <a:off x="2271142" y="800533"/>
                            <a:ext cx="94837" cy="150212"/>
                          </a:xfrm>
                          <a:prstGeom prst="rect">
                            <a:avLst/>
                          </a:prstGeom>
                          <a:ln>
                            <a:noFill/>
                          </a:ln>
                        </wps:spPr>
                        <wps:txbx>
                          <w:txbxContent>
                            <w:p w14:paraId="6ABA2EF1" w14:textId="77777777" w:rsidR="00DA2B11" w:rsidRDefault="004C3EA9">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726" name="Rectangle 28726"/>
                        <wps:cNvSpPr/>
                        <wps:spPr>
                          <a:xfrm>
                            <a:off x="2336203" y="1558068"/>
                            <a:ext cx="94837" cy="150212"/>
                          </a:xfrm>
                          <a:prstGeom prst="rect">
                            <a:avLst/>
                          </a:prstGeom>
                          <a:ln>
                            <a:noFill/>
                          </a:ln>
                        </wps:spPr>
                        <wps:txbx>
                          <w:txbxContent>
                            <w:p w14:paraId="57093514" w14:textId="77777777" w:rsidR="00DA2B11" w:rsidRDefault="004C3EA9">
                              <w:pPr>
                                <w:spacing w:after="160" w:line="259" w:lineRule="auto"/>
                                <w:ind w:left="0" w:right="0" w:firstLine="0"/>
                                <w:jc w:val="left"/>
                              </w:pPr>
                              <w:r>
                                <w:rPr>
                                  <w:rFonts w:ascii="Arial" w:eastAsia="Arial" w:hAnsi="Arial" w:cs="Arial"/>
                                  <w:color w:val="6394EC"/>
                                  <w:sz w:val="19"/>
                                </w:rPr>
                                <w:t>+</w:t>
                              </w:r>
                            </w:p>
                          </w:txbxContent>
                        </wps:txbx>
                        <wps:bodyPr horzOverflow="overflow" vert="horz" lIns="0" tIns="0" rIns="0" bIns="0" rtlCol="0">
                          <a:noAutofit/>
                        </wps:bodyPr>
                      </wps:wsp>
                      <wps:wsp>
                        <wps:cNvPr id="137781" name="Rectangle 137781"/>
                        <wps:cNvSpPr/>
                        <wps:spPr>
                          <a:xfrm>
                            <a:off x="1387740" y="1893404"/>
                            <a:ext cx="180579" cy="150212"/>
                          </a:xfrm>
                          <a:prstGeom prst="rect">
                            <a:avLst/>
                          </a:prstGeom>
                          <a:ln>
                            <a:noFill/>
                          </a:ln>
                        </wps:spPr>
                        <wps:txbx>
                          <w:txbxContent>
                            <w:p w14:paraId="7A66ACD1" w14:textId="77777777" w:rsidR="00DA2B11" w:rsidRDefault="004C3EA9">
                              <w:pPr>
                                <w:spacing w:after="160" w:line="259" w:lineRule="auto"/>
                                <w:ind w:left="0" w:right="0" w:firstLine="0"/>
                                <w:jc w:val="left"/>
                              </w:pPr>
                              <w:r>
                                <w:rPr>
                                  <w:rFonts w:ascii="Arial" w:eastAsia="Arial" w:hAnsi="Arial" w:cs="Arial"/>
                                  <w:sz w:val="19"/>
                                </w:rPr>
                                <w:t>78</w:t>
                              </w:r>
                            </w:p>
                          </w:txbxContent>
                        </wps:txbx>
                        <wps:bodyPr horzOverflow="overflow" vert="horz" lIns="0" tIns="0" rIns="0" bIns="0" rtlCol="0">
                          <a:noAutofit/>
                        </wps:bodyPr>
                      </wps:wsp>
                      <wps:wsp>
                        <wps:cNvPr id="137780" name="Rectangle 137780"/>
                        <wps:cNvSpPr/>
                        <wps:spPr>
                          <a:xfrm>
                            <a:off x="943056" y="1893404"/>
                            <a:ext cx="591429" cy="150212"/>
                          </a:xfrm>
                          <a:prstGeom prst="rect">
                            <a:avLst/>
                          </a:prstGeom>
                          <a:ln>
                            <a:noFill/>
                          </a:ln>
                        </wps:spPr>
                        <wps:txbx>
                          <w:txbxContent>
                            <w:p w14:paraId="4B15CC8B" w14:textId="77777777" w:rsidR="00DA2B11" w:rsidRDefault="004C3EA9">
                              <w:pPr>
                                <w:spacing w:after="160" w:line="259" w:lineRule="auto"/>
                                <w:ind w:left="0" w:right="0" w:firstLine="0"/>
                                <w:jc w:val="left"/>
                              </w:pPr>
                              <w:r>
                                <w:rPr>
                                  <w:rFonts w:ascii="Arial" w:eastAsia="Arial" w:hAnsi="Arial" w:cs="Arial"/>
                                  <w:sz w:val="19"/>
                                </w:rPr>
                                <w:t>p = 0.00</w:t>
                              </w:r>
                            </w:p>
                          </w:txbxContent>
                        </wps:txbx>
                        <wps:bodyPr horzOverflow="overflow" vert="horz" lIns="0" tIns="0" rIns="0" bIns="0" rtlCol="0">
                          <a:noAutofit/>
                        </wps:bodyPr>
                      </wps:wsp>
                      <wps:wsp>
                        <wps:cNvPr id="28728" name="Shape 28728"/>
                        <wps:cNvSpPr/>
                        <wps:spPr>
                          <a:xfrm>
                            <a:off x="801683" y="288606"/>
                            <a:ext cx="0" cy="1908928"/>
                          </a:xfrm>
                          <a:custGeom>
                            <a:avLst/>
                            <a:gdLst/>
                            <a:ahLst/>
                            <a:cxnLst/>
                            <a:rect l="0" t="0" r="0" b="0"/>
                            <a:pathLst>
                              <a:path h="1908928">
                                <a:moveTo>
                                  <a:pt x="0" y="1908928"/>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29" name="Rectangle 28729"/>
                        <wps:cNvSpPr/>
                        <wps:spPr>
                          <a:xfrm>
                            <a:off x="551119" y="2073202"/>
                            <a:ext cx="270869" cy="128754"/>
                          </a:xfrm>
                          <a:prstGeom prst="rect">
                            <a:avLst/>
                          </a:prstGeom>
                          <a:ln>
                            <a:noFill/>
                          </a:ln>
                        </wps:spPr>
                        <wps:txbx>
                          <w:txbxContent>
                            <w:p w14:paraId="371C68D2" w14:textId="77777777" w:rsidR="00DA2B11" w:rsidRDefault="004C3EA9">
                              <w:pPr>
                                <w:spacing w:after="160" w:line="259" w:lineRule="auto"/>
                                <w:ind w:left="0" w:right="0" w:firstLine="0"/>
                                <w:jc w:val="left"/>
                              </w:pPr>
                              <w:r>
                                <w:rPr>
                                  <w:rFonts w:ascii="Arial" w:eastAsia="Arial" w:hAnsi="Arial" w:cs="Arial"/>
                                  <w:sz w:val="16"/>
                                </w:rPr>
                                <w:t>0.00</w:t>
                              </w:r>
                            </w:p>
                          </w:txbxContent>
                        </wps:txbx>
                        <wps:bodyPr horzOverflow="overflow" vert="horz" lIns="0" tIns="0" rIns="0" bIns="0" rtlCol="0">
                          <a:noAutofit/>
                        </wps:bodyPr>
                      </wps:wsp>
                      <wps:wsp>
                        <wps:cNvPr id="28730" name="Rectangle 28730"/>
                        <wps:cNvSpPr/>
                        <wps:spPr>
                          <a:xfrm>
                            <a:off x="551119" y="1639315"/>
                            <a:ext cx="270869" cy="128753"/>
                          </a:xfrm>
                          <a:prstGeom prst="rect">
                            <a:avLst/>
                          </a:prstGeom>
                          <a:ln>
                            <a:noFill/>
                          </a:ln>
                        </wps:spPr>
                        <wps:txbx>
                          <w:txbxContent>
                            <w:p w14:paraId="60488561" w14:textId="77777777" w:rsidR="00DA2B11" w:rsidRDefault="004C3EA9">
                              <w:pPr>
                                <w:spacing w:after="160" w:line="259" w:lineRule="auto"/>
                                <w:ind w:left="0" w:right="0" w:firstLine="0"/>
                                <w:jc w:val="left"/>
                              </w:pPr>
                              <w:r>
                                <w:rPr>
                                  <w:rFonts w:ascii="Arial" w:eastAsia="Arial" w:hAnsi="Arial" w:cs="Arial"/>
                                  <w:sz w:val="16"/>
                                </w:rPr>
                                <w:t>0.25</w:t>
                              </w:r>
                            </w:p>
                          </w:txbxContent>
                        </wps:txbx>
                        <wps:bodyPr horzOverflow="overflow" vert="horz" lIns="0" tIns="0" rIns="0" bIns="0" rtlCol="0">
                          <a:noAutofit/>
                        </wps:bodyPr>
                      </wps:wsp>
                      <wps:wsp>
                        <wps:cNvPr id="28731" name="Rectangle 28731"/>
                        <wps:cNvSpPr/>
                        <wps:spPr>
                          <a:xfrm>
                            <a:off x="551119" y="1205515"/>
                            <a:ext cx="270869" cy="128754"/>
                          </a:xfrm>
                          <a:prstGeom prst="rect">
                            <a:avLst/>
                          </a:prstGeom>
                          <a:ln>
                            <a:noFill/>
                          </a:ln>
                        </wps:spPr>
                        <wps:txbx>
                          <w:txbxContent>
                            <w:p w14:paraId="6670EB6C" w14:textId="77777777" w:rsidR="00DA2B11" w:rsidRDefault="004C3EA9">
                              <w:pPr>
                                <w:spacing w:after="160" w:line="259" w:lineRule="auto"/>
                                <w:ind w:left="0" w:right="0" w:firstLine="0"/>
                                <w:jc w:val="left"/>
                              </w:pPr>
                              <w:r>
                                <w:rPr>
                                  <w:rFonts w:ascii="Arial" w:eastAsia="Arial" w:hAnsi="Arial" w:cs="Arial"/>
                                  <w:sz w:val="16"/>
                                </w:rPr>
                                <w:t>0.50</w:t>
                              </w:r>
                            </w:p>
                          </w:txbxContent>
                        </wps:txbx>
                        <wps:bodyPr horzOverflow="overflow" vert="horz" lIns="0" tIns="0" rIns="0" bIns="0" rtlCol="0">
                          <a:noAutofit/>
                        </wps:bodyPr>
                      </wps:wsp>
                      <wps:wsp>
                        <wps:cNvPr id="28732" name="Rectangle 28732"/>
                        <wps:cNvSpPr/>
                        <wps:spPr>
                          <a:xfrm>
                            <a:off x="551119" y="771629"/>
                            <a:ext cx="270869" cy="128754"/>
                          </a:xfrm>
                          <a:prstGeom prst="rect">
                            <a:avLst/>
                          </a:prstGeom>
                          <a:ln>
                            <a:noFill/>
                          </a:ln>
                        </wps:spPr>
                        <wps:txbx>
                          <w:txbxContent>
                            <w:p w14:paraId="6801F114" w14:textId="77777777" w:rsidR="00DA2B11" w:rsidRDefault="004C3EA9">
                              <w:pPr>
                                <w:spacing w:after="160" w:line="259" w:lineRule="auto"/>
                                <w:ind w:left="0" w:right="0" w:firstLine="0"/>
                                <w:jc w:val="left"/>
                              </w:pPr>
                              <w:r>
                                <w:rPr>
                                  <w:rFonts w:ascii="Arial" w:eastAsia="Arial" w:hAnsi="Arial" w:cs="Arial"/>
                                  <w:sz w:val="16"/>
                                </w:rPr>
                                <w:t>0.75</w:t>
                              </w:r>
                            </w:p>
                          </w:txbxContent>
                        </wps:txbx>
                        <wps:bodyPr horzOverflow="overflow" vert="horz" lIns="0" tIns="0" rIns="0" bIns="0" rtlCol="0">
                          <a:noAutofit/>
                        </wps:bodyPr>
                      </wps:wsp>
                      <wps:wsp>
                        <wps:cNvPr id="28733" name="Rectangle 28733"/>
                        <wps:cNvSpPr/>
                        <wps:spPr>
                          <a:xfrm>
                            <a:off x="551119" y="337741"/>
                            <a:ext cx="270869" cy="128754"/>
                          </a:xfrm>
                          <a:prstGeom prst="rect">
                            <a:avLst/>
                          </a:prstGeom>
                          <a:ln>
                            <a:noFill/>
                          </a:ln>
                        </wps:spPr>
                        <wps:txbx>
                          <w:txbxContent>
                            <w:p w14:paraId="3270407D" w14:textId="77777777" w:rsidR="00DA2B11" w:rsidRDefault="004C3EA9">
                              <w:pPr>
                                <w:spacing w:after="160" w:line="259" w:lineRule="auto"/>
                                <w:ind w:left="0" w:right="0" w:firstLine="0"/>
                                <w:jc w:val="left"/>
                              </w:pPr>
                              <w:r>
                                <w:rPr>
                                  <w:rFonts w:ascii="Arial" w:eastAsia="Arial" w:hAnsi="Arial" w:cs="Arial"/>
                                  <w:sz w:val="16"/>
                                </w:rPr>
                                <w:t>1.00</w:t>
                              </w:r>
                            </w:p>
                          </w:txbxContent>
                        </wps:txbx>
                        <wps:bodyPr horzOverflow="overflow" vert="horz" lIns="0" tIns="0" rIns="0" bIns="0" rtlCol="0">
                          <a:noAutofit/>
                        </wps:bodyPr>
                      </wps:wsp>
                      <wps:wsp>
                        <wps:cNvPr id="28734" name="Shape 28734"/>
                        <wps:cNvSpPr/>
                        <wps:spPr>
                          <a:xfrm>
                            <a:off x="775607" y="2110757"/>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35" name="Shape 28735"/>
                        <wps:cNvSpPr/>
                        <wps:spPr>
                          <a:xfrm>
                            <a:off x="775607" y="1676870"/>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36" name="Shape 28736"/>
                        <wps:cNvSpPr/>
                        <wps:spPr>
                          <a:xfrm>
                            <a:off x="775607" y="1243070"/>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37" name="Shape 28737"/>
                        <wps:cNvSpPr/>
                        <wps:spPr>
                          <a:xfrm>
                            <a:off x="775607" y="809183"/>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38" name="Shape 28738"/>
                        <wps:cNvSpPr/>
                        <wps:spPr>
                          <a:xfrm>
                            <a:off x="775607" y="375383"/>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39" name="Shape 28739"/>
                        <wps:cNvSpPr/>
                        <wps:spPr>
                          <a:xfrm>
                            <a:off x="801683" y="2197534"/>
                            <a:ext cx="3110206" cy="0"/>
                          </a:xfrm>
                          <a:custGeom>
                            <a:avLst/>
                            <a:gdLst/>
                            <a:ahLst/>
                            <a:cxnLst/>
                            <a:rect l="0" t="0" r="0" b="0"/>
                            <a:pathLst>
                              <a:path w="3110206">
                                <a:moveTo>
                                  <a:pt x="0" y="0"/>
                                </a:moveTo>
                                <a:lnTo>
                                  <a:pt x="3110206"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40" name="Shape 28740"/>
                        <wps:cNvSpPr/>
                        <wps:spPr>
                          <a:xfrm>
                            <a:off x="943056" y="2197534"/>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41" name="Shape 28741"/>
                        <wps:cNvSpPr/>
                        <wps:spPr>
                          <a:xfrm>
                            <a:off x="1885572" y="2197534"/>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42" name="Shape 28742"/>
                        <wps:cNvSpPr/>
                        <wps:spPr>
                          <a:xfrm>
                            <a:off x="2828001" y="2197534"/>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43" name="Shape 28743"/>
                        <wps:cNvSpPr/>
                        <wps:spPr>
                          <a:xfrm>
                            <a:off x="3770516" y="2197534"/>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44" name="Rectangle 28744"/>
                        <wps:cNvSpPr/>
                        <wps:spPr>
                          <a:xfrm>
                            <a:off x="913927" y="2244402"/>
                            <a:ext cx="77391" cy="128754"/>
                          </a:xfrm>
                          <a:prstGeom prst="rect">
                            <a:avLst/>
                          </a:prstGeom>
                          <a:ln>
                            <a:noFill/>
                          </a:ln>
                        </wps:spPr>
                        <wps:txbx>
                          <w:txbxContent>
                            <w:p w14:paraId="5E3DF35C" w14:textId="77777777" w:rsidR="00DA2B11" w:rsidRDefault="004C3EA9">
                              <w:pPr>
                                <w:spacing w:after="160" w:line="259" w:lineRule="auto"/>
                                <w:ind w:left="0" w:right="0" w:firstLine="0"/>
                                <w:jc w:val="left"/>
                              </w:pPr>
                              <w:r>
                                <w:rPr>
                                  <w:rFonts w:ascii="Arial" w:eastAsia="Arial" w:hAnsi="Arial" w:cs="Arial"/>
                                  <w:sz w:val="16"/>
                                </w:rPr>
                                <w:t>0</w:t>
                              </w:r>
                            </w:p>
                          </w:txbxContent>
                        </wps:txbx>
                        <wps:bodyPr horzOverflow="overflow" vert="horz" lIns="0" tIns="0" rIns="0" bIns="0" rtlCol="0">
                          <a:noAutofit/>
                        </wps:bodyPr>
                      </wps:wsp>
                      <wps:wsp>
                        <wps:cNvPr id="28745" name="Rectangle 28745"/>
                        <wps:cNvSpPr/>
                        <wps:spPr>
                          <a:xfrm>
                            <a:off x="1827314" y="2244402"/>
                            <a:ext cx="154782" cy="128754"/>
                          </a:xfrm>
                          <a:prstGeom prst="rect">
                            <a:avLst/>
                          </a:prstGeom>
                          <a:ln>
                            <a:noFill/>
                          </a:ln>
                        </wps:spPr>
                        <wps:txbx>
                          <w:txbxContent>
                            <w:p w14:paraId="74C6870C" w14:textId="77777777" w:rsidR="00DA2B11" w:rsidRDefault="004C3EA9">
                              <w:pPr>
                                <w:spacing w:after="160" w:line="259" w:lineRule="auto"/>
                                <w:ind w:left="0" w:right="0" w:firstLine="0"/>
                                <w:jc w:val="left"/>
                              </w:pPr>
                              <w:r>
                                <w:rPr>
                                  <w:rFonts w:ascii="Arial" w:eastAsia="Arial" w:hAnsi="Arial" w:cs="Arial"/>
                                  <w:sz w:val="16"/>
                                </w:rPr>
                                <w:t>10</w:t>
                              </w:r>
                            </w:p>
                          </w:txbxContent>
                        </wps:txbx>
                        <wps:bodyPr horzOverflow="overflow" vert="horz" lIns="0" tIns="0" rIns="0" bIns="0" rtlCol="0">
                          <a:noAutofit/>
                        </wps:bodyPr>
                      </wps:wsp>
                      <wps:wsp>
                        <wps:cNvPr id="28746" name="Rectangle 28746"/>
                        <wps:cNvSpPr/>
                        <wps:spPr>
                          <a:xfrm>
                            <a:off x="2769829" y="2244402"/>
                            <a:ext cx="154782" cy="128754"/>
                          </a:xfrm>
                          <a:prstGeom prst="rect">
                            <a:avLst/>
                          </a:prstGeom>
                          <a:ln>
                            <a:noFill/>
                          </a:ln>
                        </wps:spPr>
                        <wps:txbx>
                          <w:txbxContent>
                            <w:p w14:paraId="18814D3D" w14:textId="77777777" w:rsidR="00DA2B11" w:rsidRDefault="004C3EA9">
                              <w:pPr>
                                <w:spacing w:after="160" w:line="259" w:lineRule="auto"/>
                                <w:ind w:left="0" w:right="0" w:firstLine="0"/>
                                <w:jc w:val="left"/>
                              </w:pPr>
                              <w:r>
                                <w:rPr>
                                  <w:rFonts w:ascii="Arial" w:eastAsia="Arial" w:hAnsi="Arial" w:cs="Arial"/>
                                  <w:sz w:val="16"/>
                                </w:rPr>
                                <w:t>20</w:t>
                              </w:r>
                            </w:p>
                          </w:txbxContent>
                        </wps:txbx>
                        <wps:bodyPr horzOverflow="overflow" vert="horz" lIns="0" tIns="0" rIns="0" bIns="0" rtlCol="0">
                          <a:noAutofit/>
                        </wps:bodyPr>
                      </wps:wsp>
                      <wps:wsp>
                        <wps:cNvPr id="28747" name="Rectangle 28747"/>
                        <wps:cNvSpPr/>
                        <wps:spPr>
                          <a:xfrm>
                            <a:off x="3712345" y="2244402"/>
                            <a:ext cx="154782" cy="128754"/>
                          </a:xfrm>
                          <a:prstGeom prst="rect">
                            <a:avLst/>
                          </a:prstGeom>
                          <a:ln>
                            <a:noFill/>
                          </a:ln>
                        </wps:spPr>
                        <wps:txbx>
                          <w:txbxContent>
                            <w:p w14:paraId="5645CFEC" w14:textId="77777777" w:rsidR="00DA2B11" w:rsidRDefault="004C3EA9">
                              <w:pPr>
                                <w:spacing w:after="160" w:line="259" w:lineRule="auto"/>
                                <w:ind w:left="0" w:right="0" w:firstLine="0"/>
                                <w:jc w:val="left"/>
                              </w:pPr>
                              <w:r>
                                <w:rPr>
                                  <w:rFonts w:ascii="Arial" w:eastAsia="Arial" w:hAnsi="Arial" w:cs="Arial"/>
                                  <w:sz w:val="16"/>
                                </w:rPr>
                                <w:t>30</w:t>
                              </w:r>
                            </w:p>
                          </w:txbxContent>
                        </wps:txbx>
                        <wps:bodyPr horzOverflow="overflow" vert="horz" lIns="0" tIns="0" rIns="0" bIns="0" rtlCol="0">
                          <a:noAutofit/>
                        </wps:bodyPr>
                      </wps:wsp>
                      <wps:wsp>
                        <wps:cNvPr id="28748" name="Rectangle 28748"/>
                        <wps:cNvSpPr/>
                        <wps:spPr>
                          <a:xfrm>
                            <a:off x="2017613" y="2365227"/>
                            <a:ext cx="902247" cy="150211"/>
                          </a:xfrm>
                          <a:prstGeom prst="rect">
                            <a:avLst/>
                          </a:prstGeom>
                          <a:ln>
                            <a:noFill/>
                          </a:ln>
                        </wps:spPr>
                        <wps:txbx>
                          <w:txbxContent>
                            <w:p w14:paraId="5A932529" w14:textId="77777777" w:rsidR="00DA2B11" w:rsidRDefault="004C3EA9">
                              <w:pPr>
                                <w:spacing w:after="160" w:line="259" w:lineRule="auto"/>
                                <w:ind w:left="0" w:right="0" w:firstLine="0"/>
                                <w:jc w:val="left"/>
                              </w:pPr>
                              <w:r>
                                <w:rPr>
                                  <w:rFonts w:ascii="Arial" w:eastAsia="Arial" w:hAnsi="Arial" w:cs="Arial"/>
                                  <w:b/>
                                  <w:sz w:val="19"/>
                                </w:rPr>
                                <w:t>OS, Months</w:t>
                              </w:r>
                            </w:p>
                          </w:txbxContent>
                        </wps:txbx>
                        <wps:bodyPr horzOverflow="overflow" vert="horz" lIns="0" tIns="0" rIns="0" bIns="0" rtlCol="0">
                          <a:noAutofit/>
                        </wps:bodyPr>
                      </wps:wsp>
                      <wps:wsp>
                        <wps:cNvPr id="28749" name="Rectangle 28749"/>
                        <wps:cNvSpPr/>
                        <wps:spPr>
                          <a:xfrm rot="-5399999">
                            <a:off x="-676035" y="981529"/>
                            <a:ext cx="1502283" cy="150212"/>
                          </a:xfrm>
                          <a:prstGeom prst="rect">
                            <a:avLst/>
                          </a:prstGeom>
                          <a:ln>
                            <a:noFill/>
                          </a:ln>
                        </wps:spPr>
                        <wps:txbx>
                          <w:txbxContent>
                            <w:p w14:paraId="1FB8B8A8" w14:textId="77777777" w:rsidR="00DA2B11" w:rsidRDefault="004C3EA9">
                              <w:pPr>
                                <w:spacing w:after="160" w:line="259" w:lineRule="auto"/>
                                <w:ind w:left="0" w:right="0" w:firstLine="0"/>
                                <w:jc w:val="left"/>
                              </w:pPr>
                              <w:r>
                                <w:rPr>
                                  <w:rFonts w:ascii="Arial" w:eastAsia="Arial" w:hAnsi="Arial" w:cs="Arial"/>
                                  <w:b/>
                                  <w:sz w:val="19"/>
                                </w:rPr>
                                <w:t>Survival probability</w:t>
                              </w:r>
                            </w:p>
                          </w:txbxContent>
                        </wps:txbx>
                        <wps:bodyPr horzOverflow="overflow" vert="horz" lIns="0" tIns="0" rIns="0" bIns="0" rtlCol="0">
                          <a:noAutofit/>
                        </wps:bodyPr>
                      </wps:wsp>
                      <wps:wsp>
                        <wps:cNvPr id="28751" name="Rectangle 28751"/>
                        <wps:cNvSpPr/>
                        <wps:spPr>
                          <a:xfrm>
                            <a:off x="1344064" y="25483"/>
                            <a:ext cx="831676" cy="107295"/>
                          </a:xfrm>
                          <a:prstGeom prst="rect">
                            <a:avLst/>
                          </a:prstGeom>
                          <a:ln>
                            <a:noFill/>
                          </a:ln>
                        </wps:spPr>
                        <wps:txbx>
                          <w:txbxContent>
                            <w:p w14:paraId="2B923065" w14:textId="77777777" w:rsidR="00DA2B11" w:rsidRDefault="004C3EA9">
                              <w:pPr>
                                <w:spacing w:after="160" w:line="259" w:lineRule="auto"/>
                                <w:ind w:left="0" w:right="0" w:firstLine="0"/>
                                <w:jc w:val="left"/>
                              </w:pPr>
                              <w:r>
                                <w:rPr>
                                  <w:rFonts w:ascii="Arial" w:eastAsia="Arial" w:hAnsi="Arial" w:cs="Arial"/>
                                  <w:sz w:val="14"/>
                                </w:rPr>
                                <w:t>Pyrosequencing</w:t>
                              </w:r>
                            </w:p>
                          </w:txbxContent>
                        </wps:txbx>
                        <wps:bodyPr horzOverflow="overflow" vert="horz" lIns="0" tIns="0" rIns="0" bIns="0" rtlCol="0">
                          <a:noAutofit/>
                        </wps:bodyPr>
                      </wps:wsp>
                      <wps:wsp>
                        <wps:cNvPr id="135003" name="Rectangle 135003"/>
                        <wps:cNvSpPr/>
                        <wps:spPr>
                          <a:xfrm>
                            <a:off x="2035579" y="0"/>
                            <a:ext cx="94837" cy="150212"/>
                          </a:xfrm>
                          <a:prstGeom prst="rect">
                            <a:avLst/>
                          </a:prstGeom>
                          <a:ln>
                            <a:noFill/>
                          </a:ln>
                        </wps:spPr>
                        <wps:txbx>
                          <w:txbxContent>
                            <w:p w14:paraId="0B539877" w14:textId="77777777" w:rsidR="00DA2B11" w:rsidRDefault="004C3EA9">
                              <w:pPr>
                                <w:spacing w:after="160" w:line="259" w:lineRule="auto"/>
                                <w:ind w:left="0" w:right="0" w:firstLine="0"/>
                                <w:jc w:val="left"/>
                              </w:pPr>
                              <w:r>
                                <w:rPr>
                                  <w:rFonts w:ascii="Arial" w:eastAsia="Arial" w:hAnsi="Arial" w:cs="Arial"/>
                                  <w:strike/>
                                  <w:color w:val="CD6600"/>
                                  <w:sz w:val="19"/>
                                </w:rPr>
                                <w:t>+</w:t>
                              </w:r>
                            </w:p>
                          </w:txbxContent>
                        </wps:txbx>
                        <wps:bodyPr horzOverflow="overflow" vert="horz" lIns="0" tIns="0" rIns="0" bIns="0" rtlCol="0">
                          <a:noAutofit/>
                        </wps:bodyPr>
                      </wps:wsp>
                      <wps:wsp>
                        <wps:cNvPr id="135004" name="Rectangle 135004"/>
                        <wps:cNvSpPr/>
                        <wps:spPr>
                          <a:xfrm>
                            <a:off x="2691773" y="0"/>
                            <a:ext cx="94837" cy="150212"/>
                          </a:xfrm>
                          <a:prstGeom prst="rect">
                            <a:avLst/>
                          </a:prstGeom>
                          <a:ln>
                            <a:noFill/>
                          </a:ln>
                        </wps:spPr>
                        <wps:txbx>
                          <w:txbxContent>
                            <w:p w14:paraId="03605960" w14:textId="77777777" w:rsidR="00DA2B11" w:rsidRDefault="004C3EA9">
                              <w:pPr>
                                <w:spacing w:after="160" w:line="259" w:lineRule="auto"/>
                                <w:ind w:left="0" w:right="0" w:firstLine="0"/>
                                <w:jc w:val="left"/>
                              </w:pPr>
                              <w:r>
                                <w:rPr>
                                  <w:rFonts w:ascii="Arial" w:eastAsia="Arial" w:hAnsi="Arial" w:cs="Arial"/>
                                  <w:strike/>
                                  <w:color w:val="6394EC"/>
                                  <w:sz w:val="19"/>
                                </w:rPr>
                                <w:t>+</w:t>
                              </w:r>
                            </w:p>
                          </w:txbxContent>
                        </wps:txbx>
                        <wps:bodyPr horzOverflow="overflow" vert="horz" lIns="0" tIns="0" rIns="0" bIns="0" rtlCol="0">
                          <a:noAutofit/>
                        </wps:bodyPr>
                      </wps:wsp>
                      <wps:wsp>
                        <wps:cNvPr id="28756" name="Rectangle 28756"/>
                        <wps:cNvSpPr/>
                        <wps:spPr>
                          <a:xfrm>
                            <a:off x="2190034" y="25483"/>
                            <a:ext cx="563846" cy="107295"/>
                          </a:xfrm>
                          <a:prstGeom prst="rect">
                            <a:avLst/>
                          </a:prstGeom>
                          <a:ln>
                            <a:noFill/>
                          </a:ln>
                        </wps:spPr>
                        <wps:txbx>
                          <w:txbxContent>
                            <w:p w14:paraId="289BACDA" w14:textId="77777777" w:rsidR="00DA2B11" w:rsidRDefault="004C3EA9">
                              <w:pPr>
                                <w:spacing w:after="160" w:line="259" w:lineRule="auto"/>
                                <w:ind w:left="0" w:right="0" w:firstLine="0"/>
                                <w:jc w:val="left"/>
                              </w:pPr>
                              <w:r>
                                <w:rPr>
                                  <w:rFonts w:ascii="Arial" w:eastAsia="Arial" w:hAnsi="Arial" w:cs="Arial"/>
                                  <w:sz w:val="14"/>
                                </w:rPr>
                                <w:t>Methylated</w:t>
                              </w:r>
                            </w:p>
                          </w:txbxContent>
                        </wps:txbx>
                        <wps:bodyPr horzOverflow="overflow" vert="horz" lIns="0" tIns="0" rIns="0" bIns="0" rtlCol="0">
                          <a:noAutofit/>
                        </wps:bodyPr>
                      </wps:wsp>
                      <wps:wsp>
                        <wps:cNvPr id="28757" name="Rectangle 28757"/>
                        <wps:cNvSpPr/>
                        <wps:spPr>
                          <a:xfrm>
                            <a:off x="2846228" y="25483"/>
                            <a:ext cx="712087" cy="107295"/>
                          </a:xfrm>
                          <a:prstGeom prst="rect">
                            <a:avLst/>
                          </a:prstGeom>
                          <a:ln>
                            <a:noFill/>
                          </a:ln>
                        </wps:spPr>
                        <wps:txbx>
                          <w:txbxContent>
                            <w:p w14:paraId="5E01E52B" w14:textId="77777777" w:rsidR="00DA2B11" w:rsidRDefault="004C3EA9">
                              <w:pPr>
                                <w:spacing w:after="160" w:line="259" w:lineRule="auto"/>
                                <w:ind w:left="0" w:right="0" w:firstLine="0"/>
                                <w:jc w:val="left"/>
                              </w:pPr>
                              <w:proofErr w:type="spellStart"/>
                              <w:r>
                                <w:rPr>
                                  <w:rFonts w:ascii="Arial" w:eastAsia="Arial" w:hAnsi="Arial" w:cs="Arial"/>
                                  <w:sz w:val="14"/>
                                </w:rPr>
                                <w:t>UnMethylated</w:t>
                              </w:r>
                              <w:proofErr w:type="spellEnd"/>
                            </w:p>
                          </w:txbxContent>
                        </wps:txbx>
                        <wps:bodyPr horzOverflow="overflow" vert="horz" lIns="0" tIns="0" rIns="0" bIns="0" rtlCol="0">
                          <a:noAutofit/>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3561" style="width:308.023pt;height:195.131pt;mso-position-horizontal-relative:char;mso-position-vertical-relative:line" coordsize="39118,24781">
                <v:shape id="Shape 28720" style="position:absolute;width:27982;height:17353;left:9430;top:3753;" coordsize="2798243,1735373" path="m0,0l489180,0l489180,96371l782217,96371l782217,192829l1211133,192829l1211133,289200l1281776,289200l1281776,385658l1282735,385658l1282735,482029l1298782,482029l1298782,482029l1327040,482029l1327040,482029l1348669,482029l1348669,482029l1363757,482029l1363757,482029l1999019,482029l1999019,621308l2035736,621308l2035736,760588l2069749,760588l2069749,899781l2167690,899781l2167690,1039061l2309063,1039061l2309063,1178341l2401509,1178341l2401509,1317621l2711553,1317621l2711553,1456813l2757689,1456813l2757689,1596093l2798243,1596093l2798243,1735373">
                  <v:stroke weight="1.46271pt" endcap="flat" joinstyle="round" on="true" color="#cd6600"/>
                  <v:fill on="false" color="#000000" opacity="0"/>
                </v:shape>
                <v:shape id="Shape 28721" style="position:absolute;width:19707;height:17353;left:9430;top:3753;" coordsize="1970762,1735373" path="m0,0l650351,0l650351,247861l885914,247861l885914,495809l1078220,495809l1078220,743669l1128193,743669l1128193,991617l1412770,991617l1412770,1239565l1428818,1239565l1428818,1239565l1970762,1239565l1970762,1735373">
                  <v:stroke weight="1.46271pt" endcap="flat" joinstyle="round" on="true" color="#6394ec"/>
                  <v:fill on="false" color="#000000" opacity="0"/>
                </v:shape>
                <v:rect id="Rectangle 28722" style="position:absolute;width:948;height:1502;left:22061;top:8005;" filled="f" stroked="f">
                  <v:textbox inset="0,0,0,0">
                    <w:txbxContent>
                      <w:p>
                        <w:pPr>
                          <w:spacing w:before="0" w:after="160" w:line="259" w:lineRule="auto"/>
                          <w:ind w:left="0" w:right="0" w:firstLine="0"/>
                          <w:jc w:val="left"/>
                        </w:pPr>
                        <w:r>
                          <w:rPr>
                            <w:rFonts w:cs="Arial" w:hAnsi="Arial" w:eastAsia="Arial" w:ascii="Arial"/>
                            <w:color w:val="cd6600"/>
                            <w:sz w:val="19"/>
                          </w:rPr>
                          <w:t xml:space="preserve">+</w:t>
                        </w:r>
                      </w:p>
                    </w:txbxContent>
                  </v:textbox>
                </v:rect>
                <v:rect id="Rectangle 28723" style="position:absolute;width:948;height:1502;left:22344;top:8005;" filled="f" stroked="f">
                  <v:textbox inset="0,0,0,0">
                    <w:txbxContent>
                      <w:p>
                        <w:pPr>
                          <w:spacing w:before="0" w:after="160" w:line="259" w:lineRule="auto"/>
                          <w:ind w:left="0" w:right="0" w:firstLine="0"/>
                          <w:jc w:val="left"/>
                        </w:pPr>
                        <w:r>
                          <w:rPr>
                            <w:rFonts w:cs="Arial" w:hAnsi="Arial" w:eastAsia="Arial" w:ascii="Arial"/>
                            <w:color w:val="cd6600"/>
                            <w:sz w:val="19"/>
                          </w:rPr>
                          <w:t xml:space="preserve">+</w:t>
                        </w:r>
                      </w:p>
                    </w:txbxContent>
                  </v:textbox>
                </v:rect>
                <v:rect id="Rectangle 28724" style="position:absolute;width:948;height:1502;left:22561;top:8005;" filled="f" stroked="f">
                  <v:textbox inset="0,0,0,0">
                    <w:txbxContent>
                      <w:p>
                        <w:pPr>
                          <w:spacing w:before="0" w:after="160" w:line="259" w:lineRule="auto"/>
                          <w:ind w:left="0" w:right="0" w:firstLine="0"/>
                          <w:jc w:val="left"/>
                        </w:pPr>
                        <w:r>
                          <w:rPr>
                            <w:rFonts w:cs="Arial" w:hAnsi="Arial" w:eastAsia="Arial" w:ascii="Arial"/>
                            <w:color w:val="cd6600"/>
                            <w:sz w:val="19"/>
                          </w:rPr>
                          <w:t xml:space="preserve">+</w:t>
                        </w:r>
                      </w:p>
                    </w:txbxContent>
                  </v:textbox>
                </v:rect>
                <v:rect id="Rectangle 28725" style="position:absolute;width:948;height:1502;left:22711;top:8005;" filled="f" stroked="f">
                  <v:textbox inset="0,0,0,0">
                    <w:txbxContent>
                      <w:p>
                        <w:pPr>
                          <w:spacing w:before="0" w:after="160" w:line="259" w:lineRule="auto"/>
                          <w:ind w:left="0" w:right="0" w:firstLine="0"/>
                          <w:jc w:val="left"/>
                        </w:pPr>
                        <w:r>
                          <w:rPr>
                            <w:rFonts w:cs="Arial" w:hAnsi="Arial" w:eastAsia="Arial" w:ascii="Arial"/>
                            <w:color w:val="cd6600"/>
                            <w:sz w:val="19"/>
                          </w:rPr>
                          <w:t xml:space="preserve">+</w:t>
                        </w:r>
                      </w:p>
                    </w:txbxContent>
                  </v:textbox>
                </v:rect>
                <v:rect id="Rectangle 28726" style="position:absolute;width:948;height:1502;left:23362;top:15580;" filled="f" stroked="f">
                  <v:textbox inset="0,0,0,0">
                    <w:txbxContent>
                      <w:p>
                        <w:pPr>
                          <w:spacing w:before="0" w:after="160" w:line="259" w:lineRule="auto"/>
                          <w:ind w:left="0" w:right="0" w:firstLine="0"/>
                          <w:jc w:val="left"/>
                        </w:pPr>
                        <w:r>
                          <w:rPr>
                            <w:rFonts w:cs="Arial" w:hAnsi="Arial" w:eastAsia="Arial" w:ascii="Arial"/>
                            <w:color w:val="6394ec"/>
                            <w:sz w:val="19"/>
                          </w:rPr>
                          <w:t xml:space="preserve">+</w:t>
                        </w:r>
                      </w:p>
                    </w:txbxContent>
                  </v:textbox>
                </v:rect>
                <v:rect id="Rectangle 137781" style="position:absolute;width:1805;height:1502;left:13877;top:18934;" filled="f" stroked="f">
                  <v:textbox inset="0,0,0,0">
                    <w:txbxContent>
                      <w:p>
                        <w:pPr>
                          <w:spacing w:before="0" w:after="160" w:line="259" w:lineRule="auto"/>
                          <w:ind w:left="0" w:right="0" w:firstLine="0"/>
                          <w:jc w:val="left"/>
                        </w:pPr>
                        <w:r>
                          <w:rPr>
                            <w:rFonts w:cs="Arial" w:hAnsi="Arial" w:eastAsia="Arial" w:ascii="Arial"/>
                            <w:sz w:val="19"/>
                          </w:rPr>
                          <w:t xml:space="preserve">78</w:t>
                        </w:r>
                      </w:p>
                    </w:txbxContent>
                  </v:textbox>
                </v:rect>
                <v:rect id="Rectangle 137780" style="position:absolute;width:5914;height:1502;left:9430;top:18934;" filled="f" stroked="f">
                  <v:textbox inset="0,0,0,0">
                    <w:txbxContent>
                      <w:p>
                        <w:pPr>
                          <w:spacing w:before="0" w:after="160" w:line="259" w:lineRule="auto"/>
                          <w:ind w:left="0" w:right="0" w:firstLine="0"/>
                          <w:jc w:val="left"/>
                        </w:pPr>
                        <w:r>
                          <w:rPr>
                            <w:rFonts w:cs="Arial" w:hAnsi="Arial" w:eastAsia="Arial" w:ascii="Arial"/>
                            <w:sz w:val="19"/>
                          </w:rPr>
                          <w:t xml:space="preserve">p = 0.00</w:t>
                        </w:r>
                      </w:p>
                    </w:txbxContent>
                  </v:textbox>
                </v:rect>
                <v:shape id="Shape 28728" style="position:absolute;width:0;height:19089;left:8016;top:2886;" coordsize="0,1908928" path="m0,1908928l0,0">
                  <v:stroke weight="0.796595pt" endcap="flat" joinstyle="round" on="true" color="#000000"/>
                  <v:fill on="false" color="#000000" opacity="0"/>
                </v:shape>
                <v:rect id="Rectangle 28729" style="position:absolute;width:2708;height:1287;left:5511;top:20732;" filled="f" stroked="f">
                  <v:textbox inset="0,0,0,0">
                    <w:txbxContent>
                      <w:p>
                        <w:pPr>
                          <w:spacing w:before="0" w:after="160" w:line="259" w:lineRule="auto"/>
                          <w:ind w:left="0" w:right="0" w:firstLine="0"/>
                          <w:jc w:val="left"/>
                        </w:pPr>
                        <w:r>
                          <w:rPr>
                            <w:rFonts w:cs="Arial" w:hAnsi="Arial" w:eastAsia="Arial" w:ascii="Arial"/>
                            <w:sz w:val="16"/>
                          </w:rPr>
                          <w:t xml:space="preserve">0.00</w:t>
                        </w:r>
                      </w:p>
                    </w:txbxContent>
                  </v:textbox>
                </v:rect>
                <v:rect id="Rectangle 28730" style="position:absolute;width:2708;height:1287;left:5511;top:16393;" filled="f" stroked="f">
                  <v:textbox inset="0,0,0,0">
                    <w:txbxContent>
                      <w:p>
                        <w:pPr>
                          <w:spacing w:before="0" w:after="160" w:line="259" w:lineRule="auto"/>
                          <w:ind w:left="0" w:right="0" w:firstLine="0"/>
                          <w:jc w:val="left"/>
                        </w:pPr>
                        <w:r>
                          <w:rPr>
                            <w:rFonts w:cs="Arial" w:hAnsi="Arial" w:eastAsia="Arial" w:ascii="Arial"/>
                            <w:sz w:val="16"/>
                          </w:rPr>
                          <w:t xml:space="preserve">0.25</w:t>
                        </w:r>
                      </w:p>
                    </w:txbxContent>
                  </v:textbox>
                </v:rect>
                <v:rect id="Rectangle 28731" style="position:absolute;width:2708;height:1287;left:5511;top:12055;" filled="f" stroked="f">
                  <v:textbox inset="0,0,0,0">
                    <w:txbxContent>
                      <w:p>
                        <w:pPr>
                          <w:spacing w:before="0" w:after="160" w:line="259" w:lineRule="auto"/>
                          <w:ind w:left="0" w:right="0" w:firstLine="0"/>
                          <w:jc w:val="left"/>
                        </w:pPr>
                        <w:r>
                          <w:rPr>
                            <w:rFonts w:cs="Arial" w:hAnsi="Arial" w:eastAsia="Arial" w:ascii="Arial"/>
                            <w:sz w:val="16"/>
                          </w:rPr>
                          <w:t xml:space="preserve">0.50</w:t>
                        </w:r>
                      </w:p>
                    </w:txbxContent>
                  </v:textbox>
                </v:rect>
                <v:rect id="Rectangle 28732" style="position:absolute;width:2708;height:1287;left:5511;top:7716;" filled="f" stroked="f">
                  <v:textbox inset="0,0,0,0">
                    <w:txbxContent>
                      <w:p>
                        <w:pPr>
                          <w:spacing w:before="0" w:after="160" w:line="259" w:lineRule="auto"/>
                          <w:ind w:left="0" w:right="0" w:firstLine="0"/>
                          <w:jc w:val="left"/>
                        </w:pPr>
                        <w:r>
                          <w:rPr>
                            <w:rFonts w:cs="Arial" w:hAnsi="Arial" w:eastAsia="Arial" w:ascii="Arial"/>
                            <w:sz w:val="16"/>
                          </w:rPr>
                          <w:t xml:space="preserve">0.75</w:t>
                        </w:r>
                      </w:p>
                    </w:txbxContent>
                  </v:textbox>
                </v:rect>
                <v:rect id="Rectangle 28733" style="position:absolute;width:2708;height:1287;left:5511;top:3377;" filled="f" stroked="f">
                  <v:textbox inset="0,0,0,0">
                    <w:txbxContent>
                      <w:p>
                        <w:pPr>
                          <w:spacing w:before="0" w:after="160" w:line="259" w:lineRule="auto"/>
                          <w:ind w:left="0" w:right="0" w:firstLine="0"/>
                          <w:jc w:val="left"/>
                        </w:pPr>
                        <w:r>
                          <w:rPr>
                            <w:rFonts w:cs="Arial" w:hAnsi="Arial" w:eastAsia="Arial" w:ascii="Arial"/>
                            <w:sz w:val="16"/>
                          </w:rPr>
                          <w:t xml:space="preserve">1.00</w:t>
                        </w:r>
                      </w:p>
                    </w:txbxContent>
                  </v:textbox>
                </v:rect>
                <v:shape id="Shape 28734" style="position:absolute;width:260;height:0;left:7756;top:21107;" coordsize="26077,0" path="m0,0l26077,0">
                  <v:stroke weight="0.796595pt" endcap="flat" joinstyle="round" on="true" color="#000000"/>
                  <v:fill on="false" color="#000000" opacity="0"/>
                </v:shape>
                <v:shape id="Shape 28735" style="position:absolute;width:260;height:0;left:7756;top:16768;" coordsize="26077,0" path="m0,0l26077,0">
                  <v:stroke weight="0.796595pt" endcap="flat" joinstyle="round" on="true" color="#000000"/>
                  <v:fill on="false" color="#000000" opacity="0"/>
                </v:shape>
                <v:shape id="Shape 28736" style="position:absolute;width:260;height:0;left:7756;top:12430;" coordsize="26077,0" path="m0,0l26077,0">
                  <v:stroke weight="0.796595pt" endcap="flat" joinstyle="round" on="true" color="#000000"/>
                  <v:fill on="false" color="#000000" opacity="0"/>
                </v:shape>
                <v:shape id="Shape 28737" style="position:absolute;width:260;height:0;left:7756;top:8091;" coordsize="26077,0" path="m0,0l26077,0">
                  <v:stroke weight="0.796595pt" endcap="flat" joinstyle="round" on="true" color="#000000"/>
                  <v:fill on="false" color="#000000" opacity="0"/>
                </v:shape>
                <v:shape id="Shape 28738" style="position:absolute;width:260;height:0;left:7756;top:3753;" coordsize="26077,0" path="m0,0l26077,0">
                  <v:stroke weight="0.796595pt" endcap="flat" joinstyle="round" on="true" color="#000000"/>
                  <v:fill on="false" color="#000000" opacity="0"/>
                </v:shape>
                <v:shape id="Shape 28739" style="position:absolute;width:31102;height:0;left:8016;top:21975;" coordsize="3110206,0" path="m0,0l3110206,0">
                  <v:stroke weight="0.796595pt" endcap="flat" joinstyle="round" on="true" color="#000000"/>
                  <v:fill on="false" color="#000000" opacity="0"/>
                </v:shape>
                <v:shape id="Shape 28740" style="position:absolute;width:0;height:260;left:9430;top:21975;" coordsize="0,26077" path="m0,26077l0,0">
                  <v:stroke weight="0.796595pt" endcap="flat" joinstyle="round" on="true" color="#000000"/>
                  <v:fill on="false" color="#000000" opacity="0"/>
                </v:shape>
                <v:shape id="Shape 28741" style="position:absolute;width:0;height:260;left:18855;top:21975;" coordsize="0,26077" path="m0,26077l0,0">
                  <v:stroke weight="0.796595pt" endcap="flat" joinstyle="round" on="true" color="#000000"/>
                  <v:fill on="false" color="#000000" opacity="0"/>
                </v:shape>
                <v:shape id="Shape 28742" style="position:absolute;width:0;height:260;left:28280;top:21975;" coordsize="0,26077" path="m0,26077l0,0">
                  <v:stroke weight="0.796595pt" endcap="flat" joinstyle="round" on="true" color="#000000"/>
                  <v:fill on="false" color="#000000" opacity="0"/>
                </v:shape>
                <v:shape id="Shape 28743" style="position:absolute;width:0;height:260;left:37705;top:21975;" coordsize="0,26077" path="m0,26077l0,0">
                  <v:stroke weight="0.796595pt" endcap="flat" joinstyle="round" on="true" color="#000000"/>
                  <v:fill on="false" color="#000000" opacity="0"/>
                </v:shape>
                <v:rect id="Rectangle 28744" style="position:absolute;width:773;height:1287;left:9139;top:22444;" filled="f" stroked="f">
                  <v:textbox inset="0,0,0,0">
                    <w:txbxContent>
                      <w:p>
                        <w:pPr>
                          <w:spacing w:before="0" w:after="160" w:line="259" w:lineRule="auto"/>
                          <w:ind w:left="0" w:right="0" w:firstLine="0"/>
                          <w:jc w:val="left"/>
                        </w:pPr>
                        <w:r>
                          <w:rPr>
                            <w:rFonts w:cs="Arial" w:hAnsi="Arial" w:eastAsia="Arial" w:ascii="Arial"/>
                            <w:sz w:val="16"/>
                          </w:rPr>
                          <w:t xml:space="preserve">0</w:t>
                        </w:r>
                      </w:p>
                    </w:txbxContent>
                  </v:textbox>
                </v:rect>
                <v:rect id="Rectangle 28745" style="position:absolute;width:1547;height:1287;left:18273;top:22444;" filled="f" stroked="f">
                  <v:textbox inset="0,0,0,0">
                    <w:txbxContent>
                      <w:p>
                        <w:pPr>
                          <w:spacing w:before="0" w:after="160" w:line="259" w:lineRule="auto"/>
                          <w:ind w:left="0" w:right="0" w:firstLine="0"/>
                          <w:jc w:val="left"/>
                        </w:pPr>
                        <w:r>
                          <w:rPr>
                            <w:rFonts w:cs="Arial" w:hAnsi="Arial" w:eastAsia="Arial" w:ascii="Arial"/>
                            <w:sz w:val="16"/>
                          </w:rPr>
                          <w:t xml:space="preserve">10</w:t>
                        </w:r>
                      </w:p>
                    </w:txbxContent>
                  </v:textbox>
                </v:rect>
                <v:rect id="Rectangle 28746" style="position:absolute;width:1547;height:1287;left:27698;top:22444;" filled="f" stroked="f">
                  <v:textbox inset="0,0,0,0">
                    <w:txbxContent>
                      <w:p>
                        <w:pPr>
                          <w:spacing w:before="0" w:after="160" w:line="259" w:lineRule="auto"/>
                          <w:ind w:left="0" w:right="0" w:firstLine="0"/>
                          <w:jc w:val="left"/>
                        </w:pPr>
                        <w:r>
                          <w:rPr>
                            <w:rFonts w:cs="Arial" w:hAnsi="Arial" w:eastAsia="Arial" w:ascii="Arial"/>
                            <w:sz w:val="16"/>
                          </w:rPr>
                          <w:t xml:space="preserve">20</w:t>
                        </w:r>
                      </w:p>
                    </w:txbxContent>
                  </v:textbox>
                </v:rect>
                <v:rect id="Rectangle 28747" style="position:absolute;width:1547;height:1287;left:37123;top:22444;" filled="f" stroked="f">
                  <v:textbox inset="0,0,0,0">
                    <w:txbxContent>
                      <w:p>
                        <w:pPr>
                          <w:spacing w:before="0" w:after="160" w:line="259" w:lineRule="auto"/>
                          <w:ind w:left="0" w:right="0" w:firstLine="0"/>
                          <w:jc w:val="left"/>
                        </w:pPr>
                        <w:r>
                          <w:rPr>
                            <w:rFonts w:cs="Arial" w:hAnsi="Arial" w:eastAsia="Arial" w:ascii="Arial"/>
                            <w:sz w:val="16"/>
                          </w:rPr>
                          <w:t xml:space="preserve">30</w:t>
                        </w:r>
                      </w:p>
                    </w:txbxContent>
                  </v:textbox>
                </v:rect>
                <v:rect id="Rectangle 28748" style="position:absolute;width:9022;height:1502;left:20176;top:23652;" filled="f" stroked="f">
                  <v:textbox inset="0,0,0,0">
                    <w:txbxContent>
                      <w:p>
                        <w:pPr>
                          <w:spacing w:before="0" w:after="160" w:line="259" w:lineRule="auto"/>
                          <w:ind w:left="0" w:right="0" w:firstLine="0"/>
                          <w:jc w:val="left"/>
                        </w:pPr>
                        <w:r>
                          <w:rPr>
                            <w:rFonts w:cs="Arial" w:hAnsi="Arial" w:eastAsia="Arial" w:ascii="Arial"/>
                            <w:b w:val="1"/>
                            <w:sz w:val="19"/>
                          </w:rPr>
                          <w:t xml:space="preserve">OS, Months</w:t>
                        </w:r>
                      </w:p>
                    </w:txbxContent>
                  </v:textbox>
                </v:rect>
                <v:rect id="Rectangle 28749" style="position:absolute;width:15022;height:1502;left:-6760;top:9815;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b w:val="1"/>
                            <w:sz w:val="19"/>
                          </w:rPr>
                          <w:t xml:space="preserve">Survival probability</w:t>
                        </w:r>
                      </w:p>
                    </w:txbxContent>
                  </v:textbox>
                </v:rect>
                <v:rect id="Rectangle 28751" style="position:absolute;width:8316;height:1072;left:13440;top:254;" filled="f" stroked="f">
                  <v:textbox inset="0,0,0,0">
                    <w:txbxContent>
                      <w:p>
                        <w:pPr>
                          <w:spacing w:before="0" w:after="160" w:line="259" w:lineRule="auto"/>
                          <w:ind w:left="0" w:right="0" w:firstLine="0"/>
                          <w:jc w:val="left"/>
                        </w:pPr>
                        <w:r>
                          <w:rPr>
                            <w:rFonts w:cs="Arial" w:hAnsi="Arial" w:eastAsia="Arial" w:ascii="Arial"/>
                            <w:sz w:val="14"/>
                          </w:rPr>
                          <w:t xml:space="preserve">Pyrosequencing</w:t>
                        </w:r>
                      </w:p>
                    </w:txbxContent>
                  </v:textbox>
                </v:rect>
                <v:rect id="Rectangle 135003" style="position:absolute;width:948;height:1502;left:20355;top:0;" filled="f" stroked="f">
                  <v:textbox inset="0,0,0,0">
                    <w:txbxContent>
                      <w:p>
                        <w:pPr>
                          <w:spacing w:before="0" w:after="160" w:line="259" w:lineRule="auto"/>
                          <w:ind w:left="0" w:right="0" w:firstLine="0"/>
                          <w:jc w:val="left"/>
                        </w:pPr>
                        <w:r>
                          <w:rPr>
                            <w:rFonts w:cs="Arial" w:hAnsi="Arial" w:eastAsia="Arial" w:ascii="Arial"/>
                            <w:strike w:val="1"/>
                            <w:dstrike w:val="0"/>
                            <w:color w:val="cd6600"/>
                            <w:sz w:val="19"/>
                          </w:rPr>
                          <w:t xml:space="preserve">+</w:t>
                        </w:r>
                      </w:p>
                    </w:txbxContent>
                  </v:textbox>
                </v:rect>
                <v:rect id="Rectangle 135004" style="position:absolute;width:948;height:1502;left:26917;top:0;" filled="f" stroked="f">
                  <v:textbox inset="0,0,0,0">
                    <w:txbxContent>
                      <w:p>
                        <w:pPr>
                          <w:spacing w:before="0" w:after="160" w:line="259" w:lineRule="auto"/>
                          <w:ind w:left="0" w:right="0" w:firstLine="0"/>
                          <w:jc w:val="left"/>
                        </w:pPr>
                        <w:r>
                          <w:rPr>
                            <w:rFonts w:cs="Arial" w:hAnsi="Arial" w:eastAsia="Arial" w:ascii="Arial"/>
                            <w:strike w:val="1"/>
                            <w:dstrike w:val="0"/>
                            <w:color w:val="6394ec"/>
                            <w:sz w:val="19"/>
                          </w:rPr>
                          <w:t xml:space="preserve">+</w:t>
                        </w:r>
                      </w:p>
                    </w:txbxContent>
                  </v:textbox>
                </v:rect>
                <v:rect id="Rectangle 28756" style="position:absolute;width:5638;height:1072;left:21900;top:254;" filled="f" stroked="f">
                  <v:textbox inset="0,0,0,0">
                    <w:txbxContent>
                      <w:p>
                        <w:pPr>
                          <w:spacing w:before="0" w:after="160" w:line="259" w:lineRule="auto"/>
                          <w:ind w:left="0" w:right="0" w:firstLine="0"/>
                          <w:jc w:val="left"/>
                        </w:pPr>
                        <w:r>
                          <w:rPr>
                            <w:rFonts w:cs="Arial" w:hAnsi="Arial" w:eastAsia="Arial" w:ascii="Arial"/>
                            <w:sz w:val="14"/>
                          </w:rPr>
                          <w:t xml:space="preserve">Methylated</w:t>
                        </w:r>
                      </w:p>
                    </w:txbxContent>
                  </v:textbox>
                </v:rect>
                <v:rect id="Rectangle 28757" style="position:absolute;width:7120;height:1072;left:28462;top:254;" filled="f" stroked="f">
                  <v:textbox inset="0,0,0,0">
                    <w:txbxContent>
                      <w:p>
                        <w:pPr>
                          <w:spacing w:before="0" w:after="160" w:line="259" w:lineRule="auto"/>
                          <w:ind w:left="0" w:right="0" w:firstLine="0"/>
                          <w:jc w:val="left"/>
                        </w:pPr>
                        <w:r>
                          <w:rPr>
                            <w:rFonts w:cs="Arial" w:hAnsi="Arial" w:eastAsia="Arial" w:ascii="Arial"/>
                            <w:sz w:val="14"/>
                          </w:rPr>
                          <w:t xml:space="preserve">UnMethylated</w:t>
                        </w:r>
                      </w:p>
                    </w:txbxContent>
                  </v:textbox>
                </v:rect>
              </v:group>
            </w:pict>
          </mc:Fallback>
        </mc:AlternateContent>
      </w:r>
    </w:p>
    <w:p w14:paraId="30D13192" w14:textId="310EB2AC" w:rsidR="00DA2B11" w:rsidRDefault="004C3EA9">
      <w:pPr>
        <w:spacing w:after="39" w:line="259" w:lineRule="auto"/>
        <w:ind w:left="1446" w:right="0"/>
        <w:jc w:val="left"/>
      </w:pPr>
      <w:r>
        <w:rPr>
          <w:rFonts w:ascii="Calibri" w:eastAsia="Calibri" w:hAnsi="Calibri" w:cs="Calibri"/>
          <w:noProof/>
          <w:lang w:val="nb-NO" w:eastAsia="nb-NO"/>
        </w:rPr>
        <w:lastRenderedPageBreak/>
        <mc:AlternateContent>
          <mc:Choice Requires="wpg">
            <w:drawing>
              <wp:anchor distT="0" distB="0" distL="114300" distR="114300" simplePos="0" relativeHeight="251664384" behindDoc="0" locked="0" layoutInCell="1" allowOverlap="1" wp14:anchorId="377CF615" wp14:editId="1D538E8F">
                <wp:simplePos x="0" y="0"/>
                <wp:positionH relativeFrom="column">
                  <wp:posOffset>911830</wp:posOffset>
                </wp:positionH>
                <wp:positionV relativeFrom="paragraph">
                  <wp:posOffset>-99091</wp:posOffset>
                </wp:positionV>
                <wp:extent cx="112941" cy="875449"/>
                <wp:effectExtent l="0" t="0" r="0" b="0"/>
                <wp:wrapSquare wrapText="bothSides"/>
                <wp:docPr id="139915" name="Group 139915"/>
                <wp:cNvGraphicFramePr/>
                <a:graphic xmlns:a="http://schemas.openxmlformats.org/drawingml/2006/main">
                  <a:graphicData uri="http://schemas.microsoft.com/office/word/2010/wordprocessingGroup">
                    <wpg:wgp>
                      <wpg:cNvGrpSpPr/>
                      <wpg:grpSpPr>
                        <a:xfrm>
                          <a:off x="0" y="0"/>
                          <a:ext cx="112941" cy="875449"/>
                          <a:chOff x="0" y="0"/>
                          <a:chExt cx="112941" cy="875449"/>
                        </a:xfrm>
                      </wpg:grpSpPr>
                      <wps:wsp>
                        <wps:cNvPr id="28791" name="Rectangle 28791"/>
                        <wps:cNvSpPr/>
                        <wps:spPr>
                          <a:xfrm rot="-5399999">
                            <a:off x="-507067" y="218169"/>
                            <a:ext cx="1164347" cy="150213"/>
                          </a:xfrm>
                          <a:prstGeom prst="rect">
                            <a:avLst/>
                          </a:prstGeom>
                          <a:ln>
                            <a:noFill/>
                          </a:ln>
                        </wps:spPr>
                        <wps:txbx>
                          <w:txbxContent>
                            <w:p w14:paraId="60577AF3" w14:textId="77777777" w:rsidR="00DA2B11" w:rsidRDefault="004C3EA9">
                              <w:pPr>
                                <w:spacing w:after="160" w:line="259" w:lineRule="auto"/>
                                <w:ind w:left="0" w:right="0" w:firstLine="0"/>
                                <w:jc w:val="left"/>
                              </w:pPr>
                              <w:r>
                                <w:rPr>
                                  <w:rFonts w:ascii="Arial" w:eastAsia="Arial" w:hAnsi="Arial" w:cs="Arial"/>
                                  <w:sz w:val="19"/>
                                </w:rPr>
                                <w:t>Pyrosequencing</w:t>
                              </w:r>
                            </w:p>
                          </w:txbxContent>
                        </wps:txbx>
                        <wps:bodyPr horzOverflow="overflow" vert="horz" lIns="0" tIns="0" rIns="0" bIns="0" rtlCol="0">
                          <a:noAutofit/>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77CF615" id="Group 139915" o:spid="_x0000_s1565" style="position:absolute;left:0;text-align:left;margin-left:71.8pt;margin-top:-7.8pt;width:8.9pt;height:68.95pt;z-index:251664384;mso-position-horizontal-relative:text;mso-position-vertical-relative:text" coordsize="1129,8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">
                <v:rect id="Rectangle 28791" o:spid="_x0000_s1566" style="position:absolute;left:-5070;top:2182;width:11642;height:150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" filled="f" stroked="f">
                  <v:textbox inset="0,0,0,0">
                    <w:txbxContent>
                      <w:p w14:paraId="60577AF3" w14:textId="77777777" w:rsidR="00DA2B11" w:rsidRDefault="004C3EA9">
                        <w:pPr>
                          <w:spacing w:after="160" w:line="259" w:lineRule="auto"/>
                          <w:ind w:left="0" w:right="0" w:firstLine="0"/>
                          <w:jc w:val="left"/>
                        </w:pPr>
                        <w:r>
                          <w:rPr>
                            <w:rFonts w:ascii="Arial" w:eastAsia="Arial" w:hAnsi="Arial" w:cs="Arial"/>
                            <w:sz w:val="19"/>
                          </w:rPr>
                          <w:t>Pyrosequencing</w:t>
                        </w:r>
                      </w:p>
                    </w:txbxContent>
                  </v:textbox>
                </v:rect>
                <w10:wrap type="square"/>
              </v:group>
            </w:pict>
          </mc:Fallback>
        </mc:AlternateContent>
      </w:r>
      <w:r>
        <w:rPr>
          <w:rFonts w:ascii="Calibri" w:eastAsia="Calibri" w:hAnsi="Calibri" w:cs="Calibri"/>
          <w:noProof/>
          <w:lang w:val="nb-NO" w:eastAsia="nb-NO"/>
        </w:rPr>
        <mc:AlternateContent>
          <mc:Choice Requires="wpg">
            <w:drawing>
              <wp:anchor distT="0" distB="0" distL="114300" distR="114300" simplePos="0" relativeHeight="251665408" behindDoc="0" locked="0" layoutInCell="1" allowOverlap="1" wp14:anchorId="28816470" wp14:editId="21D431D7">
                <wp:simplePos x="0" y="0"/>
                <wp:positionH relativeFrom="column">
                  <wp:posOffset>1687437</wp:posOffset>
                </wp:positionH>
                <wp:positionV relativeFrom="paragraph">
                  <wp:posOffset>178509</wp:posOffset>
                </wp:positionV>
                <wp:extent cx="3136283" cy="464010"/>
                <wp:effectExtent l="0" t="0" r="0" b="0"/>
                <wp:wrapSquare wrapText="bothSides"/>
                <wp:docPr id="139914" name="Group 139914"/>
                <wp:cNvGraphicFramePr/>
                <a:graphic xmlns:a="http://schemas.openxmlformats.org/drawingml/2006/main">
                  <a:graphicData uri="http://schemas.microsoft.com/office/word/2010/wordprocessingGroup">
                    <wpg:wgp>
                      <wpg:cNvGrpSpPr/>
                      <wpg:grpSpPr>
                        <a:xfrm>
                          <a:off x="0" y="0"/>
                          <a:ext cx="3136283" cy="464010"/>
                          <a:chOff x="0" y="0"/>
                          <a:chExt cx="3136283" cy="464010"/>
                        </a:xfrm>
                      </wpg:grpSpPr>
                      <wps:wsp>
                        <wps:cNvPr id="28760" name="Rectangle 28760"/>
                        <wps:cNvSpPr/>
                        <wps:spPr>
                          <a:xfrm>
                            <a:off x="575609" y="46625"/>
                            <a:ext cx="167681" cy="139483"/>
                          </a:xfrm>
                          <a:prstGeom prst="rect">
                            <a:avLst/>
                          </a:prstGeom>
                          <a:ln>
                            <a:noFill/>
                          </a:ln>
                        </wps:spPr>
                        <wps:txbx>
                          <w:txbxContent>
                            <w:p w14:paraId="0DFD757C" w14:textId="77777777" w:rsidR="00DA2B11" w:rsidRDefault="004C3EA9">
                              <w:pPr>
                                <w:spacing w:after="160" w:line="259" w:lineRule="auto"/>
                                <w:ind w:left="0" w:right="0" w:firstLine="0"/>
                                <w:jc w:val="left"/>
                              </w:pPr>
                              <w:r>
                                <w:rPr>
                                  <w:rFonts w:ascii="Arial" w:eastAsia="Arial" w:hAnsi="Arial" w:cs="Arial"/>
                                  <w:sz w:val="18"/>
                                </w:rPr>
                                <w:t>18</w:t>
                              </w:r>
                            </w:p>
                          </w:txbxContent>
                        </wps:txbx>
                        <wps:bodyPr horzOverflow="overflow" vert="horz" lIns="0" tIns="0" rIns="0" bIns="0" rtlCol="0">
                          <a:noAutofit/>
                        </wps:bodyPr>
                      </wps:wsp>
                      <wps:wsp>
                        <wps:cNvPr id="139559" name="Rectangle 139559"/>
                        <wps:cNvSpPr/>
                        <wps:spPr>
                          <a:xfrm>
                            <a:off x="1046910" y="46624"/>
                            <a:ext cx="83841" cy="139483"/>
                          </a:xfrm>
                          <a:prstGeom prst="rect">
                            <a:avLst/>
                          </a:prstGeom>
                          <a:ln>
                            <a:noFill/>
                          </a:ln>
                        </wps:spPr>
                        <wps:txbx>
                          <w:txbxContent>
                            <w:p w14:paraId="016A6187" w14:textId="77777777" w:rsidR="00DA2B11" w:rsidRDefault="004C3EA9">
                              <w:pPr>
                                <w:spacing w:after="160" w:line="259" w:lineRule="auto"/>
                                <w:ind w:left="0" w:right="0" w:firstLine="0"/>
                                <w:jc w:val="left"/>
                              </w:pPr>
                              <w:r>
                                <w:rPr>
                                  <w:rFonts w:ascii="Arial" w:eastAsia="Arial" w:hAnsi="Arial" w:cs="Arial"/>
                                  <w:sz w:val="18"/>
                                </w:rPr>
                                <w:t>1</w:t>
                              </w:r>
                            </w:p>
                          </w:txbxContent>
                        </wps:txbx>
                        <wps:bodyPr horzOverflow="overflow" vert="horz" lIns="0" tIns="0" rIns="0" bIns="0" rtlCol="0">
                          <a:noAutofit/>
                        </wps:bodyPr>
                      </wps:wsp>
                      <wps:wsp>
                        <wps:cNvPr id="139560" name="Rectangle 139560"/>
                        <wps:cNvSpPr/>
                        <wps:spPr>
                          <a:xfrm>
                            <a:off x="1109948" y="46624"/>
                            <a:ext cx="83840" cy="139483"/>
                          </a:xfrm>
                          <a:prstGeom prst="rect">
                            <a:avLst/>
                          </a:prstGeom>
                          <a:ln>
                            <a:noFill/>
                          </a:ln>
                        </wps:spPr>
                        <wps:txbx>
                          <w:txbxContent>
                            <w:p w14:paraId="5D8BAAA1" w14:textId="77777777" w:rsidR="00DA2B11" w:rsidRDefault="004C3EA9">
                              <w:pPr>
                                <w:spacing w:after="160" w:line="259" w:lineRule="auto"/>
                                <w:ind w:left="0" w:right="0" w:firstLine="0"/>
                                <w:jc w:val="left"/>
                              </w:pPr>
                              <w:r>
                                <w:rPr>
                                  <w:rFonts w:ascii="Arial" w:eastAsia="Arial" w:hAnsi="Arial" w:cs="Arial"/>
                                  <w:sz w:val="18"/>
                                </w:rPr>
                                <w:t>6</w:t>
                              </w:r>
                            </w:p>
                          </w:txbxContent>
                        </wps:txbx>
                        <wps:bodyPr horzOverflow="overflow" vert="horz" lIns="0" tIns="0" rIns="0" bIns="0" rtlCol="0">
                          <a:noAutofit/>
                        </wps:bodyPr>
                      </wps:wsp>
                      <wps:wsp>
                        <wps:cNvPr id="28762" name="Rectangle 28762"/>
                        <wps:cNvSpPr/>
                        <wps:spPr>
                          <a:xfrm>
                            <a:off x="1549695" y="46625"/>
                            <a:ext cx="83841" cy="139483"/>
                          </a:xfrm>
                          <a:prstGeom prst="rect">
                            <a:avLst/>
                          </a:prstGeom>
                          <a:ln>
                            <a:noFill/>
                          </a:ln>
                        </wps:spPr>
                        <wps:txbx>
                          <w:txbxContent>
                            <w:p w14:paraId="598C9729" w14:textId="77777777" w:rsidR="00DA2B11" w:rsidRDefault="004C3EA9">
                              <w:pPr>
                                <w:spacing w:after="160" w:line="259" w:lineRule="auto"/>
                                <w:ind w:left="0" w:right="0" w:firstLine="0"/>
                                <w:jc w:val="left"/>
                              </w:pPr>
                              <w:r>
                                <w:rPr>
                                  <w:rFonts w:ascii="Arial" w:eastAsia="Arial" w:hAnsi="Arial" w:cs="Arial"/>
                                  <w:sz w:val="18"/>
                                </w:rPr>
                                <w:t>9</w:t>
                              </w:r>
                            </w:p>
                          </w:txbxContent>
                        </wps:txbx>
                        <wps:bodyPr horzOverflow="overflow" vert="horz" lIns="0" tIns="0" rIns="0" bIns="0" rtlCol="0">
                          <a:noAutofit/>
                        </wps:bodyPr>
                      </wps:wsp>
                      <wps:wsp>
                        <wps:cNvPr id="28763" name="Rectangle 28763"/>
                        <wps:cNvSpPr/>
                        <wps:spPr>
                          <a:xfrm>
                            <a:off x="2020910" y="46625"/>
                            <a:ext cx="83841" cy="139483"/>
                          </a:xfrm>
                          <a:prstGeom prst="rect">
                            <a:avLst/>
                          </a:prstGeom>
                          <a:ln>
                            <a:noFill/>
                          </a:ln>
                        </wps:spPr>
                        <wps:txbx>
                          <w:txbxContent>
                            <w:p w14:paraId="09445495" w14:textId="77777777" w:rsidR="00DA2B11" w:rsidRDefault="004C3EA9">
                              <w:pPr>
                                <w:spacing w:after="160" w:line="259" w:lineRule="auto"/>
                                <w:ind w:left="0" w:right="0" w:firstLine="0"/>
                                <w:jc w:val="left"/>
                              </w:pPr>
                              <w:r>
                                <w:rPr>
                                  <w:rFonts w:ascii="Arial" w:eastAsia="Arial" w:hAnsi="Arial" w:cs="Arial"/>
                                  <w:sz w:val="18"/>
                                </w:rPr>
                                <w:t>9</w:t>
                              </w:r>
                            </w:p>
                          </w:txbxContent>
                        </wps:txbx>
                        <wps:bodyPr horzOverflow="overflow" vert="horz" lIns="0" tIns="0" rIns="0" bIns="0" rtlCol="0">
                          <a:noAutofit/>
                        </wps:bodyPr>
                      </wps:wsp>
                      <wps:wsp>
                        <wps:cNvPr id="28764" name="Rectangle 28764"/>
                        <wps:cNvSpPr/>
                        <wps:spPr>
                          <a:xfrm>
                            <a:off x="2492124" y="46625"/>
                            <a:ext cx="83841" cy="139483"/>
                          </a:xfrm>
                          <a:prstGeom prst="rect">
                            <a:avLst/>
                          </a:prstGeom>
                          <a:ln>
                            <a:noFill/>
                          </a:ln>
                        </wps:spPr>
                        <wps:txbx>
                          <w:txbxContent>
                            <w:p w14:paraId="0D19076D" w14:textId="77777777" w:rsidR="00DA2B11" w:rsidRDefault="004C3EA9">
                              <w:pPr>
                                <w:spacing w:after="160" w:line="259" w:lineRule="auto"/>
                                <w:ind w:left="0" w:right="0" w:firstLine="0"/>
                                <w:jc w:val="left"/>
                              </w:pPr>
                              <w:r>
                                <w:rPr>
                                  <w:rFonts w:ascii="Arial" w:eastAsia="Arial" w:hAnsi="Arial" w:cs="Arial"/>
                                  <w:sz w:val="18"/>
                                </w:rPr>
                                <w:t>4</w:t>
                              </w:r>
                            </w:p>
                          </w:txbxContent>
                        </wps:txbx>
                        <wps:bodyPr horzOverflow="overflow" vert="horz" lIns="0" tIns="0" rIns="0" bIns="0" rtlCol="0">
                          <a:noAutofit/>
                        </wps:bodyPr>
                      </wps:wsp>
                      <wps:wsp>
                        <wps:cNvPr id="28765" name="Rectangle 28765"/>
                        <wps:cNvSpPr/>
                        <wps:spPr>
                          <a:xfrm>
                            <a:off x="2963425" y="46625"/>
                            <a:ext cx="83841" cy="139483"/>
                          </a:xfrm>
                          <a:prstGeom prst="rect">
                            <a:avLst/>
                          </a:prstGeom>
                          <a:ln>
                            <a:noFill/>
                          </a:ln>
                        </wps:spPr>
                        <wps:txbx>
                          <w:txbxContent>
                            <w:p w14:paraId="424E8148" w14:textId="77777777" w:rsidR="00DA2B11" w:rsidRDefault="004C3EA9">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766" name="Rectangle 28766"/>
                        <wps:cNvSpPr/>
                        <wps:spPr>
                          <a:xfrm>
                            <a:off x="607180" y="192270"/>
                            <a:ext cx="83841" cy="139483"/>
                          </a:xfrm>
                          <a:prstGeom prst="rect">
                            <a:avLst/>
                          </a:prstGeom>
                          <a:ln>
                            <a:noFill/>
                          </a:ln>
                        </wps:spPr>
                        <wps:txbx>
                          <w:txbxContent>
                            <w:p w14:paraId="39C2EDDC" w14:textId="77777777" w:rsidR="00DA2B11" w:rsidRDefault="004C3EA9">
                              <w:pPr>
                                <w:spacing w:after="160" w:line="259" w:lineRule="auto"/>
                                <w:ind w:left="0" w:right="0" w:firstLine="0"/>
                                <w:jc w:val="left"/>
                              </w:pPr>
                              <w:r>
                                <w:rPr>
                                  <w:rFonts w:ascii="Arial" w:eastAsia="Arial" w:hAnsi="Arial" w:cs="Arial"/>
                                  <w:sz w:val="18"/>
                                </w:rPr>
                                <w:t>7</w:t>
                              </w:r>
                            </w:p>
                          </w:txbxContent>
                        </wps:txbx>
                        <wps:bodyPr horzOverflow="overflow" vert="horz" lIns="0" tIns="0" rIns="0" bIns="0" rtlCol="0">
                          <a:noAutofit/>
                        </wps:bodyPr>
                      </wps:wsp>
                      <wps:wsp>
                        <wps:cNvPr id="28767" name="Rectangle 28767"/>
                        <wps:cNvSpPr/>
                        <wps:spPr>
                          <a:xfrm>
                            <a:off x="1078394" y="192270"/>
                            <a:ext cx="83841" cy="139483"/>
                          </a:xfrm>
                          <a:prstGeom prst="rect">
                            <a:avLst/>
                          </a:prstGeom>
                          <a:ln>
                            <a:noFill/>
                          </a:ln>
                        </wps:spPr>
                        <wps:txbx>
                          <w:txbxContent>
                            <w:p w14:paraId="5F49FBF5" w14:textId="77777777" w:rsidR="00DA2B11" w:rsidRDefault="004C3EA9">
                              <w:pPr>
                                <w:spacing w:after="160" w:line="259" w:lineRule="auto"/>
                                <w:ind w:left="0" w:right="0" w:firstLine="0"/>
                                <w:jc w:val="left"/>
                              </w:pPr>
                              <w:r>
                                <w:rPr>
                                  <w:rFonts w:ascii="Arial" w:eastAsia="Arial" w:hAnsi="Arial" w:cs="Arial"/>
                                  <w:sz w:val="18"/>
                                </w:rPr>
                                <w:t>5</w:t>
                              </w:r>
                            </w:p>
                          </w:txbxContent>
                        </wps:txbx>
                        <wps:bodyPr horzOverflow="overflow" vert="horz" lIns="0" tIns="0" rIns="0" bIns="0" rtlCol="0">
                          <a:noAutofit/>
                        </wps:bodyPr>
                      </wps:wsp>
                      <wps:wsp>
                        <wps:cNvPr id="28768" name="Rectangle 28768"/>
                        <wps:cNvSpPr/>
                        <wps:spPr>
                          <a:xfrm>
                            <a:off x="1549695" y="192270"/>
                            <a:ext cx="83841" cy="139483"/>
                          </a:xfrm>
                          <a:prstGeom prst="rect">
                            <a:avLst/>
                          </a:prstGeom>
                          <a:ln>
                            <a:noFill/>
                          </a:ln>
                        </wps:spPr>
                        <wps:txbx>
                          <w:txbxContent>
                            <w:p w14:paraId="0D52435E" w14:textId="77777777" w:rsidR="00DA2B11" w:rsidRDefault="004C3EA9">
                              <w:pPr>
                                <w:spacing w:after="160" w:line="259" w:lineRule="auto"/>
                                <w:ind w:left="0" w:right="0" w:firstLine="0"/>
                                <w:jc w:val="left"/>
                              </w:pPr>
                              <w:r>
                                <w:rPr>
                                  <w:rFonts w:ascii="Arial" w:eastAsia="Arial" w:hAnsi="Arial" w:cs="Arial"/>
                                  <w:sz w:val="18"/>
                                </w:rPr>
                                <w:t>2</w:t>
                              </w:r>
                            </w:p>
                          </w:txbxContent>
                        </wps:txbx>
                        <wps:bodyPr horzOverflow="overflow" vert="horz" lIns="0" tIns="0" rIns="0" bIns="0" rtlCol="0">
                          <a:noAutofit/>
                        </wps:bodyPr>
                      </wps:wsp>
                      <wps:wsp>
                        <wps:cNvPr id="28769" name="Rectangle 28769"/>
                        <wps:cNvSpPr/>
                        <wps:spPr>
                          <a:xfrm>
                            <a:off x="2020910" y="192270"/>
                            <a:ext cx="83841" cy="139483"/>
                          </a:xfrm>
                          <a:prstGeom prst="rect">
                            <a:avLst/>
                          </a:prstGeom>
                          <a:ln>
                            <a:noFill/>
                          </a:ln>
                        </wps:spPr>
                        <wps:txbx>
                          <w:txbxContent>
                            <w:p w14:paraId="1B16F38F" w14:textId="77777777" w:rsidR="00DA2B11" w:rsidRDefault="004C3EA9">
                              <w:pPr>
                                <w:spacing w:after="160" w:line="259" w:lineRule="auto"/>
                                <w:ind w:left="0" w:right="0" w:firstLine="0"/>
                                <w:jc w:val="left"/>
                              </w:pPr>
                              <w:r>
                                <w:rPr>
                                  <w:rFonts w:ascii="Arial" w:eastAsia="Arial" w:hAnsi="Arial" w:cs="Arial"/>
                                  <w:sz w:val="18"/>
                                </w:rPr>
                                <w:t>1</w:t>
                              </w:r>
                            </w:p>
                          </w:txbxContent>
                        </wps:txbx>
                        <wps:bodyPr horzOverflow="overflow" vert="horz" lIns="0" tIns="0" rIns="0" bIns="0" rtlCol="0">
                          <a:noAutofit/>
                        </wps:bodyPr>
                      </wps:wsp>
                      <wps:wsp>
                        <wps:cNvPr id="28770" name="Rectangle 28770"/>
                        <wps:cNvSpPr/>
                        <wps:spPr>
                          <a:xfrm>
                            <a:off x="2492124" y="192270"/>
                            <a:ext cx="83841" cy="139483"/>
                          </a:xfrm>
                          <a:prstGeom prst="rect">
                            <a:avLst/>
                          </a:prstGeom>
                          <a:ln>
                            <a:noFill/>
                          </a:ln>
                        </wps:spPr>
                        <wps:txbx>
                          <w:txbxContent>
                            <w:p w14:paraId="0D531290" w14:textId="77777777" w:rsidR="00DA2B11" w:rsidRDefault="004C3EA9">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771" name="Rectangle 28771"/>
                        <wps:cNvSpPr/>
                        <wps:spPr>
                          <a:xfrm>
                            <a:off x="2963425" y="192270"/>
                            <a:ext cx="83841" cy="139483"/>
                          </a:xfrm>
                          <a:prstGeom prst="rect">
                            <a:avLst/>
                          </a:prstGeom>
                          <a:ln>
                            <a:noFill/>
                          </a:ln>
                        </wps:spPr>
                        <wps:txbx>
                          <w:txbxContent>
                            <w:p w14:paraId="467AFABE" w14:textId="77777777" w:rsidR="00DA2B11" w:rsidRDefault="004C3EA9">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772" name="Shape 28772"/>
                        <wps:cNvSpPr/>
                        <wps:spPr>
                          <a:xfrm>
                            <a:off x="26077" y="0"/>
                            <a:ext cx="0" cy="320335"/>
                          </a:xfrm>
                          <a:custGeom>
                            <a:avLst/>
                            <a:gdLst/>
                            <a:ahLst/>
                            <a:cxnLst/>
                            <a:rect l="0" t="0" r="0" b="0"/>
                            <a:pathLst>
                              <a:path h="320335">
                                <a:moveTo>
                                  <a:pt x="0" y="320335"/>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75" name="Shape 28775"/>
                        <wps:cNvSpPr/>
                        <wps:spPr>
                          <a:xfrm>
                            <a:off x="0" y="232947"/>
                            <a:ext cx="26077" cy="0"/>
                          </a:xfrm>
                          <a:custGeom>
                            <a:avLst/>
                            <a:gdLst/>
                            <a:ahLst/>
                            <a:cxnLst/>
                            <a:rect l="0" t="0" r="0" b="0"/>
                            <a:pathLst>
                              <a:path w="26077">
                                <a:moveTo>
                                  <a:pt x="0" y="0"/>
                                </a:moveTo>
                                <a:lnTo>
                                  <a:pt x="26077"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76" name="Shape 28776"/>
                        <wps:cNvSpPr/>
                        <wps:spPr>
                          <a:xfrm>
                            <a:off x="0" y="87300"/>
                            <a:ext cx="26077" cy="0"/>
                          </a:xfrm>
                          <a:custGeom>
                            <a:avLst/>
                            <a:gdLst/>
                            <a:ahLst/>
                            <a:cxnLst/>
                            <a:rect l="0" t="0" r="0" b="0"/>
                            <a:pathLst>
                              <a:path w="26077">
                                <a:moveTo>
                                  <a:pt x="0" y="0"/>
                                </a:moveTo>
                                <a:lnTo>
                                  <a:pt x="26077"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77" name="Shape 28777"/>
                        <wps:cNvSpPr/>
                        <wps:spPr>
                          <a:xfrm>
                            <a:off x="26077" y="320335"/>
                            <a:ext cx="3110206" cy="0"/>
                          </a:xfrm>
                          <a:custGeom>
                            <a:avLst/>
                            <a:gdLst/>
                            <a:ahLst/>
                            <a:cxnLst/>
                            <a:rect l="0" t="0" r="0" b="0"/>
                            <a:pathLst>
                              <a:path w="3110206">
                                <a:moveTo>
                                  <a:pt x="0" y="0"/>
                                </a:moveTo>
                                <a:lnTo>
                                  <a:pt x="3110206"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78" name="Shape 28778"/>
                        <wps:cNvSpPr/>
                        <wps:spPr>
                          <a:xfrm>
                            <a:off x="638664"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79" name="Shape 28779"/>
                        <wps:cNvSpPr/>
                        <wps:spPr>
                          <a:xfrm>
                            <a:off x="1109965"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80" name="Shape 28780"/>
                        <wps:cNvSpPr/>
                        <wps:spPr>
                          <a:xfrm>
                            <a:off x="1581179"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81" name="Shape 28781"/>
                        <wps:cNvSpPr/>
                        <wps:spPr>
                          <a:xfrm>
                            <a:off x="2052394"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82" name="Shape 28782"/>
                        <wps:cNvSpPr/>
                        <wps:spPr>
                          <a:xfrm>
                            <a:off x="2523695"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83" name="Shape 28783"/>
                        <wps:cNvSpPr/>
                        <wps:spPr>
                          <a:xfrm>
                            <a:off x="2994909"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85" name="Rectangle 28785"/>
                        <wps:cNvSpPr/>
                        <wps:spPr>
                          <a:xfrm>
                            <a:off x="1051707" y="367203"/>
                            <a:ext cx="154782" cy="128754"/>
                          </a:xfrm>
                          <a:prstGeom prst="rect">
                            <a:avLst/>
                          </a:prstGeom>
                          <a:ln>
                            <a:noFill/>
                          </a:ln>
                        </wps:spPr>
                        <wps:txbx>
                          <w:txbxContent>
                            <w:p w14:paraId="43F2B325" w14:textId="77777777" w:rsidR="00DA2B11" w:rsidRDefault="004C3EA9">
                              <w:pPr>
                                <w:spacing w:after="160" w:line="259" w:lineRule="auto"/>
                                <w:ind w:left="0" w:right="0" w:firstLine="0"/>
                                <w:jc w:val="left"/>
                              </w:pPr>
                              <w:r>
                                <w:rPr>
                                  <w:rFonts w:ascii="Arial" w:eastAsia="Arial" w:hAnsi="Arial" w:cs="Arial"/>
                                  <w:sz w:val="16"/>
                                </w:rPr>
                                <w:t>10</w:t>
                              </w:r>
                            </w:p>
                          </w:txbxContent>
                        </wps:txbx>
                        <wps:bodyPr horzOverflow="overflow" vert="horz" lIns="0" tIns="0" rIns="0" bIns="0" rtlCol="0">
                          <a:noAutofit/>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8816470" id="Group 139914" o:spid="_x0000_s1567" style="position:absolute;left:0;text-align:left;margin-left:132.85pt;margin-top:14.05pt;width:246.95pt;height:36.55pt;z-index:251665408;mso-position-horizontal-relative:text;mso-position-vertical-relative:text" coordsize="31362,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">
                <v:rect id="Rectangle 28760" o:spid="_x0000_s1568" style="position:absolute;left:5756;top:466;width:1676;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" filled="f" stroked="f">
                  <v:textbox inset="0,0,0,0">
                    <w:txbxContent>
                      <w:p w14:paraId="0DFD757C" w14:textId="77777777" w:rsidR="00DA2B11" w:rsidRDefault="004C3EA9">
                        <w:pPr>
                          <w:spacing w:after="160" w:line="259" w:lineRule="auto"/>
                          <w:ind w:left="0" w:right="0" w:firstLine="0"/>
                          <w:jc w:val="left"/>
                        </w:pPr>
                        <w:r>
                          <w:rPr>
                            <w:rFonts w:ascii="Arial" w:eastAsia="Arial" w:hAnsi="Arial" w:cs="Arial"/>
                            <w:sz w:val="18"/>
                          </w:rPr>
                          <w:t>18</w:t>
                        </w:r>
                      </w:p>
                    </w:txbxContent>
                  </v:textbox>
                </v:rect>
                <v:rect id="Rectangle 139559" o:spid="_x0000_s1569" style="position:absolute;left:10469;top:466;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" filled="f" stroked="f">
                  <v:textbox inset="0,0,0,0">
                    <w:txbxContent>
                      <w:p w14:paraId="016A6187" w14:textId="77777777" w:rsidR="00DA2B11" w:rsidRDefault="004C3EA9">
                        <w:pPr>
                          <w:spacing w:after="160" w:line="259" w:lineRule="auto"/>
                          <w:ind w:left="0" w:right="0" w:firstLine="0"/>
                          <w:jc w:val="left"/>
                        </w:pPr>
                        <w:r>
                          <w:rPr>
                            <w:rFonts w:ascii="Arial" w:eastAsia="Arial" w:hAnsi="Arial" w:cs="Arial"/>
                            <w:sz w:val="18"/>
                          </w:rPr>
                          <w:t>1</w:t>
                        </w:r>
                      </w:p>
                    </w:txbxContent>
                  </v:textbox>
                </v:rect>
                <v:rect id="Rectangle 139560" o:spid="_x0000_s1570" style="position:absolute;left:11099;top:466;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" filled="f" stroked="f">
                  <v:textbox inset="0,0,0,0">
                    <w:txbxContent>
                      <w:p w14:paraId="5D8BAAA1" w14:textId="77777777" w:rsidR="00DA2B11" w:rsidRDefault="004C3EA9">
                        <w:pPr>
                          <w:spacing w:after="160" w:line="259" w:lineRule="auto"/>
                          <w:ind w:left="0" w:right="0" w:firstLine="0"/>
                          <w:jc w:val="left"/>
                        </w:pPr>
                        <w:r>
                          <w:rPr>
                            <w:rFonts w:ascii="Arial" w:eastAsia="Arial" w:hAnsi="Arial" w:cs="Arial"/>
                            <w:sz w:val="18"/>
                          </w:rPr>
                          <w:t>6</w:t>
                        </w:r>
                      </w:p>
                    </w:txbxContent>
                  </v:textbox>
                </v:rect>
                <v:rect id="Rectangle 28762" o:spid="_x0000_s1571" style="position:absolute;left:15496;top:466;width:839;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" filled="f" stroked="f">
                  <v:textbox inset="0,0,0,0">
                    <w:txbxContent>
                      <w:p w14:paraId="598C9729" w14:textId="77777777" w:rsidR="00DA2B11" w:rsidRDefault="004C3EA9">
                        <w:pPr>
                          <w:spacing w:after="160" w:line="259" w:lineRule="auto"/>
                          <w:ind w:left="0" w:right="0" w:firstLine="0"/>
                          <w:jc w:val="left"/>
                        </w:pPr>
                        <w:r>
                          <w:rPr>
                            <w:rFonts w:ascii="Arial" w:eastAsia="Arial" w:hAnsi="Arial" w:cs="Arial"/>
                            <w:sz w:val="18"/>
                          </w:rPr>
                          <w:t>9</w:t>
                        </w:r>
                      </w:p>
                    </w:txbxContent>
                  </v:textbox>
                </v:rect>
                <v:rect id="Rectangle 28763" o:spid="_x0000_s1572" style="position:absolute;left:20209;top:466;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" filled="f" stroked="f">
                  <v:textbox inset="0,0,0,0">
                    <w:txbxContent>
                      <w:p w14:paraId="09445495" w14:textId="77777777" w:rsidR="00DA2B11" w:rsidRDefault="004C3EA9">
                        <w:pPr>
                          <w:spacing w:after="160" w:line="259" w:lineRule="auto"/>
                          <w:ind w:left="0" w:right="0" w:firstLine="0"/>
                          <w:jc w:val="left"/>
                        </w:pPr>
                        <w:r>
                          <w:rPr>
                            <w:rFonts w:ascii="Arial" w:eastAsia="Arial" w:hAnsi="Arial" w:cs="Arial"/>
                            <w:sz w:val="18"/>
                          </w:rPr>
                          <w:t>9</w:t>
                        </w:r>
                      </w:p>
                    </w:txbxContent>
                  </v:textbox>
                </v:rect>
                <v:rect id="Rectangle 28764" o:spid="_x0000_s1573" style="position:absolute;left:24921;top:466;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" filled="f" stroked="f">
                  <v:textbox inset="0,0,0,0">
                    <w:txbxContent>
                      <w:p w14:paraId="0D19076D" w14:textId="77777777" w:rsidR="00DA2B11" w:rsidRDefault="004C3EA9">
                        <w:pPr>
                          <w:spacing w:after="160" w:line="259" w:lineRule="auto"/>
                          <w:ind w:left="0" w:right="0" w:firstLine="0"/>
                          <w:jc w:val="left"/>
                        </w:pPr>
                        <w:r>
                          <w:rPr>
                            <w:rFonts w:ascii="Arial" w:eastAsia="Arial" w:hAnsi="Arial" w:cs="Arial"/>
                            <w:sz w:val="18"/>
                          </w:rPr>
                          <w:t>4</w:t>
                        </w:r>
                      </w:p>
                    </w:txbxContent>
                  </v:textbox>
                </v:rect>
                <v:rect id="Rectangle 28765" o:spid="_x0000_s1574" style="position:absolute;left:29634;top:466;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" filled="f" stroked="f">
                  <v:textbox inset="0,0,0,0">
                    <w:txbxContent>
                      <w:p w14:paraId="424E8148" w14:textId="77777777" w:rsidR="00DA2B11" w:rsidRDefault="004C3EA9">
                        <w:pPr>
                          <w:spacing w:after="160" w:line="259" w:lineRule="auto"/>
                          <w:ind w:left="0" w:right="0" w:firstLine="0"/>
                          <w:jc w:val="left"/>
                        </w:pPr>
                        <w:r>
                          <w:rPr>
                            <w:rFonts w:ascii="Arial" w:eastAsia="Arial" w:hAnsi="Arial" w:cs="Arial"/>
                            <w:sz w:val="18"/>
                          </w:rPr>
                          <w:t>0</w:t>
                        </w:r>
                      </w:p>
                    </w:txbxContent>
                  </v:textbox>
                </v:rect>
                <v:rect id="Rectangle 28766" o:spid="_x0000_s1575" style="position:absolute;left:6071;top:1922;width:839;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" filled="f" stroked="f">
                  <v:textbox inset="0,0,0,0">
                    <w:txbxContent>
                      <w:p w14:paraId="39C2EDDC" w14:textId="77777777" w:rsidR="00DA2B11" w:rsidRDefault="004C3EA9">
                        <w:pPr>
                          <w:spacing w:after="160" w:line="259" w:lineRule="auto"/>
                          <w:ind w:left="0" w:right="0" w:firstLine="0"/>
                          <w:jc w:val="left"/>
                        </w:pPr>
                        <w:r>
                          <w:rPr>
                            <w:rFonts w:ascii="Arial" w:eastAsia="Arial" w:hAnsi="Arial" w:cs="Arial"/>
                            <w:sz w:val="18"/>
                          </w:rPr>
                          <w:t>7</w:t>
                        </w:r>
                      </w:p>
                    </w:txbxContent>
                  </v:textbox>
                </v:rect>
                <v:rect id="Rectangle 28767" o:spid="_x0000_s1576" style="position:absolute;left:10783;top:1922;width:839;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" filled="f" stroked="f">
                  <v:textbox inset="0,0,0,0">
                    <w:txbxContent>
                      <w:p w14:paraId="5F49FBF5" w14:textId="77777777" w:rsidR="00DA2B11" w:rsidRDefault="004C3EA9">
                        <w:pPr>
                          <w:spacing w:after="160" w:line="259" w:lineRule="auto"/>
                          <w:ind w:left="0" w:right="0" w:firstLine="0"/>
                          <w:jc w:val="left"/>
                        </w:pPr>
                        <w:r>
                          <w:rPr>
                            <w:rFonts w:ascii="Arial" w:eastAsia="Arial" w:hAnsi="Arial" w:cs="Arial"/>
                            <w:sz w:val="18"/>
                          </w:rPr>
                          <w:t>5</w:t>
                        </w:r>
                      </w:p>
                    </w:txbxContent>
                  </v:textbox>
                </v:rect>
                <v:rect id="Rectangle 28768" o:spid="_x0000_s1577" style="position:absolute;left:15496;top:1922;width:839;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" filled="f" stroked="f">
                  <v:textbox inset="0,0,0,0">
                    <w:txbxContent>
                      <w:p w14:paraId="0D52435E" w14:textId="77777777" w:rsidR="00DA2B11" w:rsidRDefault="004C3EA9">
                        <w:pPr>
                          <w:spacing w:after="160" w:line="259" w:lineRule="auto"/>
                          <w:ind w:left="0" w:right="0" w:firstLine="0"/>
                          <w:jc w:val="left"/>
                        </w:pPr>
                        <w:r>
                          <w:rPr>
                            <w:rFonts w:ascii="Arial" w:eastAsia="Arial" w:hAnsi="Arial" w:cs="Arial"/>
                            <w:sz w:val="18"/>
                          </w:rPr>
                          <w:t>2</w:t>
                        </w:r>
                      </w:p>
                    </w:txbxContent>
                  </v:textbox>
                </v:rect>
                <v:rect id="Rectangle 28769" o:spid="_x0000_s1578" style="position:absolute;left:20209;top:1922;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" filled="f" stroked="f">
                  <v:textbox inset="0,0,0,0">
                    <w:txbxContent>
                      <w:p w14:paraId="1B16F38F" w14:textId="77777777" w:rsidR="00DA2B11" w:rsidRDefault="004C3EA9">
                        <w:pPr>
                          <w:spacing w:after="160" w:line="259" w:lineRule="auto"/>
                          <w:ind w:left="0" w:right="0" w:firstLine="0"/>
                          <w:jc w:val="left"/>
                        </w:pPr>
                        <w:r>
                          <w:rPr>
                            <w:rFonts w:ascii="Arial" w:eastAsia="Arial" w:hAnsi="Arial" w:cs="Arial"/>
                            <w:sz w:val="18"/>
                          </w:rPr>
                          <w:t>1</w:t>
                        </w:r>
                      </w:p>
                    </w:txbxContent>
                  </v:textbox>
                </v:rect>
                <v:rect id="Rectangle 28770" o:spid="_x0000_s1579" style="position:absolute;left:24921;top:1922;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" filled="f" stroked="f">
                  <v:textbox inset="0,0,0,0">
                    <w:txbxContent>
                      <w:p w14:paraId="0D531290" w14:textId="77777777" w:rsidR="00DA2B11" w:rsidRDefault="004C3EA9">
                        <w:pPr>
                          <w:spacing w:after="160" w:line="259" w:lineRule="auto"/>
                          <w:ind w:left="0" w:right="0" w:firstLine="0"/>
                          <w:jc w:val="left"/>
                        </w:pPr>
                        <w:r>
                          <w:rPr>
                            <w:rFonts w:ascii="Arial" w:eastAsia="Arial" w:hAnsi="Arial" w:cs="Arial"/>
                            <w:sz w:val="18"/>
                          </w:rPr>
                          <w:t>0</w:t>
                        </w:r>
                      </w:p>
                    </w:txbxContent>
                  </v:textbox>
                </v:rect>
                <v:rect id="Rectangle 28771" o:spid="_x0000_s1580" style="position:absolute;left:29634;top:1922;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" filled="f" stroked="f">
                  <v:textbox inset="0,0,0,0">
                    <w:txbxContent>
                      <w:p w14:paraId="467AFABE" w14:textId="77777777" w:rsidR="00DA2B11" w:rsidRDefault="004C3EA9">
                        <w:pPr>
                          <w:spacing w:after="160" w:line="259" w:lineRule="auto"/>
                          <w:ind w:left="0" w:right="0" w:firstLine="0"/>
                          <w:jc w:val="left"/>
                        </w:pPr>
                        <w:r>
                          <w:rPr>
                            <w:rFonts w:ascii="Arial" w:eastAsia="Arial" w:hAnsi="Arial" w:cs="Arial"/>
                            <w:sz w:val="18"/>
                          </w:rPr>
                          <w:t>0</w:t>
                        </w:r>
                      </w:p>
                    </w:txbxContent>
                  </v:textbox>
                </v:rect>
                <v:shape id="Shape 28772" o:spid="_x0000_s1581" style="position:absolute;left:260;width:0;height:3203;visibility:visible;mso-wrap-style:square;v-text-anchor:top" coordsize="0,32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" path="m,320335l,e" filled="f" strokeweight=".28103mm">
                  <v:path arrowok="t" textboxrect="0,0,0,320335"/>
                </v:shape>
                <v:shape id="Shape 28775" o:spid="_x0000_s1582" style="position:absolute;top:2329;width:260;height:0;visibility:visible;mso-wrap-style:square;v-text-anchor:top" coordsize="2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" path="m,l26077,e" filled="f" strokecolor="#333" strokeweight=".28103mm">
                  <v:path arrowok="t" textboxrect="0,0,26077,0"/>
                </v:shape>
                <v:shape id="Shape 28776" o:spid="_x0000_s1583" style="position:absolute;top:873;width:260;height:0;visibility:visible;mso-wrap-style:square;v-text-anchor:top" coordsize="2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" path="m,l26077,e" filled="f" strokecolor="#333" strokeweight=".28103mm">
                  <v:path arrowok="t" textboxrect="0,0,26077,0"/>
                </v:shape>
                <v:shape id="Shape 28777" o:spid="_x0000_s1584" style="position:absolute;left:260;top:3203;width:31102;height:0;visibility:visible;mso-wrap-style:square;v-text-anchor:top" coordsize="31102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" path="m,l3110206,e" filled="f" strokeweight=".28103mm">
                  <v:path arrowok="t" textboxrect="0,0,3110206,0"/>
                </v:shape>
                <v:shape id="Shape 28778" o:spid="_x0000_s1585" style="position:absolute;left:6386;top:3203;width:0;height:260;visibility:visible;mso-wrap-style:square;v-text-anchor:top" coordsize="0,2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" path="m,25989l,e" filled="f" strokecolor="#333" strokeweight=".28103mm">
                  <v:path arrowok="t" textboxrect="0,0,0,25989"/>
                </v:shape>
                <v:shape id="Shape 28779" o:spid="_x0000_s1586" style="position:absolute;left:11099;top:3203;width:0;height:260;visibility:visible;mso-wrap-style:square;v-text-anchor:top" coordsize="0,2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" path="m,25989l,e" filled="f" strokecolor="#333" strokeweight=".28103mm">
                  <v:path arrowok="t" textboxrect="0,0,0,25989"/>
                </v:shape>
                <v:shape id="Shape 28780" o:spid="_x0000_s1587" style="position:absolute;left:15811;top:3203;width:0;height:260;visibility:visible;mso-wrap-style:square;v-text-anchor:top" coordsize="0,2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" path="m,25989l,e" filled="f" strokecolor="#333" strokeweight=".28103mm">
                  <v:path arrowok="t" textboxrect="0,0,0,25989"/>
                </v:shape>
                <v:shape id="Shape 28781" o:spid="_x0000_s1588" style="position:absolute;left:20523;top:3203;width:0;height:260;visibility:visible;mso-wrap-style:square;v-text-anchor:top" coordsize="0,2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" path="m,25989l,e" filled="f" strokecolor="#333" strokeweight=".28103mm">
                  <v:path arrowok="t" textboxrect="0,0,0,25989"/>
                </v:shape>
                <v:shape id="Shape 28782" o:spid="_x0000_s1589" style="position:absolute;left:25236;top:3203;width:0;height:260;visibility:visible;mso-wrap-style:square;v-text-anchor:top" coordsize="0,2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" path="m,25989l,e" filled="f" strokecolor="#333" strokeweight=".28103mm">
                  <v:path arrowok="t" textboxrect="0,0,0,25989"/>
                </v:shape>
                <v:shape id="Shape 28783" o:spid="_x0000_s1590" style="position:absolute;left:29949;top:3203;width:0;height:260;visibility:visible;mso-wrap-style:square;v-text-anchor:top" coordsize="0,2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" path="m,25989l,e" filled="f" strokecolor="#333" strokeweight=".28103mm">
                  <v:path arrowok="t" textboxrect="0,0,0,25989"/>
                </v:shape>
                <v:rect id="Rectangle 28785" o:spid="_x0000_s1591" style="position:absolute;left:10517;top:3672;width:1547;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" filled="f" stroked="f">
                  <v:textbox inset="0,0,0,0">
                    <w:txbxContent>
                      <w:p w14:paraId="43F2B325" w14:textId="77777777" w:rsidR="00DA2B11" w:rsidRDefault="004C3EA9">
                        <w:pPr>
                          <w:spacing w:after="160" w:line="259" w:lineRule="auto"/>
                          <w:ind w:left="0" w:right="0" w:firstLine="0"/>
                          <w:jc w:val="left"/>
                        </w:pPr>
                        <w:r>
                          <w:rPr>
                            <w:rFonts w:ascii="Arial" w:eastAsia="Arial" w:hAnsi="Arial" w:cs="Arial"/>
                            <w:sz w:val="16"/>
                          </w:rPr>
                          <w:t>10</w:t>
                        </w:r>
                      </w:p>
                    </w:txbxContent>
                  </v:textbox>
                </v:rect>
                <w10:wrap type="square"/>
              </v:group>
            </w:pict>
          </mc:Fallback>
        </mc:AlternateContent>
      </w:r>
      <w:r>
        <w:rPr>
          <w:rFonts w:ascii="Arial" w:eastAsia="Arial" w:hAnsi="Arial" w:cs="Arial"/>
        </w:rPr>
        <w:t>Number at risk</w:t>
      </w:r>
    </w:p>
    <w:p w14:paraId="64678C86" w14:textId="1BF6AB0B" w:rsidR="00DA2B11" w:rsidRDefault="004C3EA9">
      <w:pPr>
        <w:spacing w:after="25" w:line="259" w:lineRule="auto"/>
        <w:ind w:left="1446" w:right="1429"/>
        <w:jc w:val="left"/>
      </w:pPr>
      <w:r>
        <w:rPr>
          <w:rFonts w:ascii="Arial" w:eastAsia="Arial" w:hAnsi="Arial" w:cs="Arial"/>
          <w:color w:val="CD6600"/>
          <w:sz w:val="16"/>
        </w:rPr>
        <w:t>Methylated</w:t>
      </w:r>
    </w:p>
    <w:p w14:paraId="7386CC64" w14:textId="77777777" w:rsidR="00DA2B11" w:rsidRDefault="004C3EA9">
      <w:pPr>
        <w:spacing w:after="90" w:line="259" w:lineRule="auto"/>
        <w:ind w:left="1446" w:right="1429"/>
        <w:jc w:val="left"/>
      </w:pPr>
      <w:proofErr w:type="spellStart"/>
      <w:r>
        <w:rPr>
          <w:rFonts w:ascii="Arial" w:eastAsia="Arial" w:hAnsi="Arial" w:cs="Arial"/>
          <w:color w:val="6394EC"/>
          <w:sz w:val="16"/>
        </w:rPr>
        <w:t>UnMethylated</w:t>
      </w:r>
      <w:proofErr w:type="spellEnd"/>
    </w:p>
    <w:p w14:paraId="155BFEC2" w14:textId="77777777" w:rsidR="00DA2B11" w:rsidRDefault="004C3EA9">
      <w:pPr>
        <w:tabs>
          <w:tab w:val="center" w:pos="3663"/>
          <w:tab w:val="center" w:pos="5147"/>
          <w:tab w:val="center" w:pos="5890"/>
          <w:tab w:val="center" w:pos="6632"/>
          <w:tab w:val="center" w:pos="7374"/>
        </w:tabs>
        <w:spacing w:after="11" w:line="259" w:lineRule="auto"/>
        <w:ind w:left="0" w:right="0" w:firstLine="0"/>
        <w:jc w:val="left"/>
      </w:pPr>
      <w:r>
        <w:rPr>
          <w:rFonts w:ascii="Calibri" w:eastAsia="Calibri" w:hAnsi="Calibri" w:cs="Calibri"/>
        </w:rPr>
        <w:tab/>
      </w:r>
      <w:r>
        <w:rPr>
          <w:rFonts w:ascii="Arial" w:eastAsia="Arial" w:hAnsi="Arial" w:cs="Arial"/>
          <w:sz w:val="16"/>
        </w:rPr>
        <w:t>5</w:t>
      </w:r>
      <w:r>
        <w:rPr>
          <w:rFonts w:ascii="Arial" w:eastAsia="Arial" w:hAnsi="Arial" w:cs="Arial"/>
          <w:sz w:val="16"/>
        </w:rPr>
        <w:tab/>
        <w:t>15</w:t>
      </w:r>
      <w:r>
        <w:rPr>
          <w:rFonts w:ascii="Arial" w:eastAsia="Arial" w:hAnsi="Arial" w:cs="Arial"/>
          <w:sz w:val="16"/>
        </w:rPr>
        <w:tab/>
        <w:t>20</w:t>
      </w:r>
      <w:r>
        <w:rPr>
          <w:rFonts w:ascii="Arial" w:eastAsia="Arial" w:hAnsi="Arial" w:cs="Arial"/>
          <w:sz w:val="16"/>
        </w:rPr>
        <w:tab/>
        <w:t>25</w:t>
      </w:r>
      <w:r>
        <w:rPr>
          <w:rFonts w:ascii="Arial" w:eastAsia="Arial" w:hAnsi="Arial" w:cs="Arial"/>
          <w:sz w:val="16"/>
        </w:rPr>
        <w:tab/>
        <w:t>30</w:t>
      </w:r>
    </w:p>
    <w:p w14:paraId="0D07FE7B" w14:textId="77777777" w:rsidR="004C3EA9" w:rsidRDefault="004C3EA9">
      <w:pPr>
        <w:spacing w:after="0" w:line="402" w:lineRule="auto"/>
        <w:ind w:left="1436" w:right="3148" w:firstLine="1066"/>
        <w:rPr>
          <w:rFonts w:ascii="Arial" w:eastAsia="Arial" w:hAnsi="Arial" w:cs="Arial"/>
          <w:sz w:val="19"/>
        </w:rPr>
      </w:pPr>
      <w:r>
        <w:rPr>
          <w:rFonts w:ascii="Arial" w:eastAsia="Arial" w:hAnsi="Arial" w:cs="Arial"/>
          <w:sz w:val="19"/>
        </w:rPr>
        <w:t xml:space="preserve">OS, Months </w:t>
      </w:r>
    </w:p>
    <w:p w14:paraId="054917A5" w14:textId="73227C50" w:rsidR="00DA2B11" w:rsidRDefault="004C3EA9">
      <w:pPr>
        <w:spacing w:after="0" w:line="402" w:lineRule="auto"/>
        <w:ind w:left="1436" w:right="3148" w:firstLine="1066"/>
      </w:pPr>
      <w:r>
        <w:rPr>
          <w:sz w:val="20"/>
        </w:rPr>
        <w:t>(a) Pyro classification</w:t>
      </w:r>
    </w:p>
    <w:p w14:paraId="601CCD23" w14:textId="77777777" w:rsidR="00DA2B11" w:rsidRDefault="004C3EA9">
      <w:pPr>
        <w:spacing w:after="166" w:line="259" w:lineRule="auto"/>
        <w:ind w:left="1436" w:right="0" w:firstLine="0"/>
        <w:jc w:val="left"/>
      </w:pPr>
      <w:r>
        <w:rPr>
          <w:rFonts w:ascii="Calibri" w:eastAsia="Calibri" w:hAnsi="Calibri" w:cs="Calibri"/>
          <w:noProof/>
          <w:lang w:val="nb-NO" w:eastAsia="nb-NO"/>
        </w:rPr>
        <mc:AlternateContent>
          <mc:Choice Requires="wpg">
            <w:drawing>
              <wp:inline distT="0" distB="0" distL="0" distR="0" wp14:anchorId="478DF68E" wp14:editId="2C388EF0">
                <wp:extent cx="3911889" cy="2478169"/>
                <wp:effectExtent l="0" t="0" r="0" b="0"/>
                <wp:docPr id="153564" name="Group 153564"/>
                <wp:cNvGraphicFramePr/>
                <a:graphic xmlns:a="http://schemas.openxmlformats.org/drawingml/2006/main">
                  <a:graphicData uri="http://schemas.microsoft.com/office/word/2010/wordprocessingGroup">
                    <wpg:wgp>
                      <wpg:cNvGrpSpPr/>
                      <wpg:grpSpPr>
                        <a:xfrm>
                          <a:off x="0" y="0"/>
                          <a:ext cx="3911889" cy="2478169"/>
                          <a:chOff x="0" y="0"/>
                          <a:chExt cx="3911889" cy="2478169"/>
                        </a:xfrm>
                      </wpg:grpSpPr>
                      <wps:wsp>
                        <wps:cNvPr id="28796" name="Shape 28796"/>
                        <wps:cNvSpPr/>
                        <wps:spPr>
                          <a:xfrm>
                            <a:off x="743250" y="375384"/>
                            <a:ext cx="2103414" cy="1735373"/>
                          </a:xfrm>
                          <a:custGeom>
                            <a:avLst/>
                            <a:gdLst/>
                            <a:ahLst/>
                            <a:cxnLst/>
                            <a:rect l="0" t="0" r="0" b="0"/>
                            <a:pathLst>
                              <a:path w="2103414" h="1735373">
                                <a:moveTo>
                                  <a:pt x="0" y="0"/>
                                </a:moveTo>
                                <a:lnTo>
                                  <a:pt x="694044" y="0"/>
                                </a:lnTo>
                                <a:lnTo>
                                  <a:pt x="694044" y="192829"/>
                                </a:lnTo>
                                <a:lnTo>
                                  <a:pt x="834894" y="192829"/>
                                </a:lnTo>
                                <a:lnTo>
                                  <a:pt x="834894" y="385658"/>
                                </a:lnTo>
                                <a:lnTo>
                                  <a:pt x="945568" y="385658"/>
                                </a:lnTo>
                                <a:lnTo>
                                  <a:pt x="945568" y="578400"/>
                                </a:lnTo>
                                <a:lnTo>
                                  <a:pt x="1150781" y="578400"/>
                                </a:lnTo>
                                <a:lnTo>
                                  <a:pt x="1150781" y="771229"/>
                                </a:lnTo>
                                <a:lnTo>
                                  <a:pt x="1204068" y="771229"/>
                                </a:lnTo>
                                <a:lnTo>
                                  <a:pt x="1204068" y="964057"/>
                                </a:lnTo>
                                <a:lnTo>
                                  <a:pt x="1386170" y="964057"/>
                                </a:lnTo>
                                <a:lnTo>
                                  <a:pt x="1386170" y="964057"/>
                                </a:lnTo>
                                <a:lnTo>
                                  <a:pt x="1416346" y="964057"/>
                                </a:lnTo>
                                <a:lnTo>
                                  <a:pt x="1416346" y="964057"/>
                                </a:lnTo>
                                <a:lnTo>
                                  <a:pt x="1507833" y="964057"/>
                                </a:lnTo>
                                <a:lnTo>
                                  <a:pt x="1507833" y="1349715"/>
                                </a:lnTo>
                                <a:lnTo>
                                  <a:pt x="2103414" y="1349715"/>
                                </a:lnTo>
                                <a:lnTo>
                                  <a:pt x="2103414" y="1735373"/>
                                </a:lnTo>
                              </a:path>
                            </a:pathLst>
                          </a:custGeom>
                          <a:ln w="18576" cap="flat">
                            <a:round/>
                          </a:ln>
                        </wps:spPr>
                        <wps:style>
                          <a:lnRef idx="1">
                            <a:srgbClr val="6394EC"/>
                          </a:lnRef>
                          <a:fillRef idx="0">
                            <a:srgbClr val="000000">
                              <a:alpha val="0"/>
                            </a:srgbClr>
                          </a:fillRef>
                          <a:effectRef idx="0">
                            <a:scrgbClr r="0" g="0" b="0"/>
                          </a:effectRef>
                          <a:fontRef idx="none"/>
                        </wps:style>
                        <wps:bodyPr/>
                      </wps:wsp>
                      <wps:wsp>
                        <wps:cNvPr id="28797" name="Shape 28797"/>
                        <wps:cNvSpPr/>
                        <wps:spPr>
                          <a:xfrm>
                            <a:off x="743250" y="375384"/>
                            <a:ext cx="2986624" cy="1735373"/>
                          </a:xfrm>
                          <a:custGeom>
                            <a:avLst/>
                            <a:gdLst/>
                            <a:ahLst/>
                            <a:cxnLst/>
                            <a:rect l="0" t="0" r="0" b="0"/>
                            <a:pathLst>
                              <a:path w="2986624" h="1735373">
                                <a:moveTo>
                                  <a:pt x="0" y="0"/>
                                </a:moveTo>
                                <a:lnTo>
                                  <a:pt x="522060" y="0"/>
                                </a:lnTo>
                                <a:lnTo>
                                  <a:pt x="522060" y="108406"/>
                                </a:lnTo>
                                <a:lnTo>
                                  <a:pt x="1292590" y="108406"/>
                                </a:lnTo>
                                <a:lnTo>
                                  <a:pt x="1292590" y="216900"/>
                                </a:lnTo>
                                <a:lnTo>
                                  <a:pt x="1368030" y="216900"/>
                                </a:lnTo>
                                <a:lnTo>
                                  <a:pt x="1368030" y="325393"/>
                                </a:lnTo>
                                <a:lnTo>
                                  <a:pt x="1369077" y="325393"/>
                                </a:lnTo>
                                <a:lnTo>
                                  <a:pt x="1369077" y="433800"/>
                                </a:lnTo>
                                <a:lnTo>
                                  <a:pt x="1439458" y="433800"/>
                                </a:lnTo>
                                <a:lnTo>
                                  <a:pt x="1439458" y="433800"/>
                                </a:lnTo>
                                <a:lnTo>
                                  <a:pt x="1455593" y="433800"/>
                                </a:lnTo>
                                <a:lnTo>
                                  <a:pt x="1455593" y="433800"/>
                                </a:lnTo>
                                <a:lnTo>
                                  <a:pt x="1525014" y="433800"/>
                                </a:lnTo>
                                <a:lnTo>
                                  <a:pt x="1525014" y="433800"/>
                                </a:lnTo>
                                <a:lnTo>
                                  <a:pt x="2133589" y="433800"/>
                                </a:lnTo>
                                <a:lnTo>
                                  <a:pt x="2133589" y="578400"/>
                                </a:lnTo>
                                <a:lnTo>
                                  <a:pt x="2172748" y="578400"/>
                                </a:lnTo>
                                <a:lnTo>
                                  <a:pt x="2172748" y="723087"/>
                                </a:lnTo>
                                <a:lnTo>
                                  <a:pt x="2209029" y="723087"/>
                                </a:lnTo>
                                <a:lnTo>
                                  <a:pt x="2209029" y="867686"/>
                                </a:lnTo>
                                <a:lnTo>
                                  <a:pt x="2313598" y="867686"/>
                                </a:lnTo>
                                <a:lnTo>
                                  <a:pt x="2313598" y="1012286"/>
                                </a:lnTo>
                                <a:lnTo>
                                  <a:pt x="2464477" y="1012286"/>
                                </a:lnTo>
                                <a:lnTo>
                                  <a:pt x="2464477" y="1156886"/>
                                </a:lnTo>
                                <a:lnTo>
                                  <a:pt x="2563116" y="1156886"/>
                                </a:lnTo>
                                <a:lnTo>
                                  <a:pt x="2563116" y="1301486"/>
                                </a:lnTo>
                                <a:lnTo>
                                  <a:pt x="2894003" y="1301486"/>
                                </a:lnTo>
                                <a:lnTo>
                                  <a:pt x="2894003" y="1446173"/>
                                </a:lnTo>
                                <a:lnTo>
                                  <a:pt x="2943366" y="1446173"/>
                                </a:lnTo>
                                <a:lnTo>
                                  <a:pt x="2943366" y="1590773"/>
                                </a:lnTo>
                                <a:lnTo>
                                  <a:pt x="2986624" y="1590773"/>
                                </a:lnTo>
                                <a:lnTo>
                                  <a:pt x="2986624" y="1735373"/>
                                </a:lnTo>
                              </a:path>
                            </a:pathLst>
                          </a:custGeom>
                          <a:ln w="18576" cap="flat">
                            <a:round/>
                          </a:ln>
                        </wps:spPr>
                        <wps:style>
                          <a:lnRef idx="1">
                            <a:srgbClr val="CD6600"/>
                          </a:lnRef>
                          <a:fillRef idx="0">
                            <a:srgbClr val="000000">
                              <a:alpha val="0"/>
                            </a:srgbClr>
                          </a:fillRef>
                          <a:effectRef idx="0">
                            <a:scrgbClr r="0" g="0" b="0"/>
                          </a:effectRef>
                          <a:fontRef idx="none"/>
                        </wps:style>
                        <wps:bodyPr/>
                      </wps:wsp>
                      <wps:wsp>
                        <wps:cNvPr id="28798" name="Rectangle 28798"/>
                        <wps:cNvSpPr/>
                        <wps:spPr>
                          <a:xfrm>
                            <a:off x="2093750" y="1282649"/>
                            <a:ext cx="94837" cy="150212"/>
                          </a:xfrm>
                          <a:prstGeom prst="rect">
                            <a:avLst/>
                          </a:prstGeom>
                          <a:ln>
                            <a:noFill/>
                          </a:ln>
                        </wps:spPr>
                        <wps:txbx>
                          <w:txbxContent>
                            <w:p w14:paraId="409C5647" w14:textId="77777777" w:rsidR="00DA2B11" w:rsidRDefault="004C3EA9">
                              <w:pPr>
                                <w:spacing w:after="160" w:line="259" w:lineRule="auto"/>
                                <w:ind w:left="0" w:right="0" w:firstLine="0"/>
                                <w:jc w:val="left"/>
                              </w:pPr>
                              <w:r>
                                <w:rPr>
                                  <w:rFonts w:ascii="Arial" w:eastAsia="Arial" w:hAnsi="Arial" w:cs="Arial"/>
                                  <w:color w:val="6394EC"/>
                                  <w:sz w:val="19"/>
                                </w:rPr>
                                <w:t>+</w:t>
                              </w:r>
                            </w:p>
                          </w:txbxContent>
                        </wps:txbx>
                        <wps:bodyPr horzOverflow="overflow" vert="horz" lIns="0" tIns="0" rIns="0" bIns="0" rtlCol="0">
                          <a:noAutofit/>
                        </wps:bodyPr>
                      </wps:wsp>
                      <wps:wsp>
                        <wps:cNvPr id="28799" name="Rectangle 28799"/>
                        <wps:cNvSpPr/>
                        <wps:spPr>
                          <a:xfrm>
                            <a:off x="2123926" y="1282649"/>
                            <a:ext cx="94837" cy="150212"/>
                          </a:xfrm>
                          <a:prstGeom prst="rect">
                            <a:avLst/>
                          </a:prstGeom>
                          <a:ln>
                            <a:noFill/>
                          </a:ln>
                        </wps:spPr>
                        <wps:txbx>
                          <w:txbxContent>
                            <w:p w14:paraId="3DBE5B71" w14:textId="77777777" w:rsidR="00DA2B11" w:rsidRDefault="004C3EA9">
                              <w:pPr>
                                <w:spacing w:after="160" w:line="259" w:lineRule="auto"/>
                                <w:ind w:left="0" w:right="0" w:firstLine="0"/>
                                <w:jc w:val="left"/>
                              </w:pPr>
                              <w:r>
                                <w:rPr>
                                  <w:rFonts w:ascii="Arial" w:eastAsia="Arial" w:hAnsi="Arial" w:cs="Arial"/>
                                  <w:color w:val="6394EC"/>
                                  <w:sz w:val="19"/>
                                </w:rPr>
                                <w:t>+</w:t>
                              </w:r>
                            </w:p>
                          </w:txbxContent>
                        </wps:txbx>
                        <wps:bodyPr horzOverflow="overflow" vert="horz" lIns="0" tIns="0" rIns="0" bIns="0" rtlCol="0">
                          <a:noAutofit/>
                        </wps:bodyPr>
                      </wps:wsp>
                      <wps:wsp>
                        <wps:cNvPr id="28800" name="Rectangle 28800"/>
                        <wps:cNvSpPr/>
                        <wps:spPr>
                          <a:xfrm>
                            <a:off x="2147037" y="752391"/>
                            <a:ext cx="94837" cy="150212"/>
                          </a:xfrm>
                          <a:prstGeom prst="rect">
                            <a:avLst/>
                          </a:prstGeom>
                          <a:ln>
                            <a:noFill/>
                          </a:ln>
                        </wps:spPr>
                        <wps:txbx>
                          <w:txbxContent>
                            <w:p w14:paraId="46A3368A" w14:textId="77777777" w:rsidR="00DA2B11" w:rsidRDefault="004C3EA9">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801" name="Rectangle 28801"/>
                        <wps:cNvSpPr/>
                        <wps:spPr>
                          <a:xfrm>
                            <a:off x="2163172" y="752391"/>
                            <a:ext cx="94837" cy="150212"/>
                          </a:xfrm>
                          <a:prstGeom prst="rect">
                            <a:avLst/>
                          </a:prstGeom>
                          <a:ln>
                            <a:noFill/>
                          </a:ln>
                        </wps:spPr>
                        <wps:txbx>
                          <w:txbxContent>
                            <w:p w14:paraId="2E1A6264" w14:textId="77777777" w:rsidR="00DA2B11" w:rsidRDefault="004C3EA9">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802" name="Rectangle 28802"/>
                        <wps:cNvSpPr/>
                        <wps:spPr>
                          <a:xfrm>
                            <a:off x="2232594" y="752391"/>
                            <a:ext cx="94837" cy="150212"/>
                          </a:xfrm>
                          <a:prstGeom prst="rect">
                            <a:avLst/>
                          </a:prstGeom>
                          <a:ln>
                            <a:noFill/>
                          </a:ln>
                        </wps:spPr>
                        <wps:txbx>
                          <w:txbxContent>
                            <w:p w14:paraId="5F168989" w14:textId="77777777" w:rsidR="00DA2B11" w:rsidRDefault="004C3EA9">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803" name="Rectangle 28803"/>
                        <wps:cNvSpPr/>
                        <wps:spPr>
                          <a:xfrm>
                            <a:off x="743250" y="1893404"/>
                            <a:ext cx="772009" cy="150212"/>
                          </a:xfrm>
                          <a:prstGeom prst="rect">
                            <a:avLst/>
                          </a:prstGeom>
                          <a:ln>
                            <a:noFill/>
                          </a:ln>
                        </wps:spPr>
                        <wps:txbx>
                          <w:txbxContent>
                            <w:p w14:paraId="702D2190" w14:textId="77777777" w:rsidR="00DA2B11" w:rsidRDefault="004C3EA9">
                              <w:pPr>
                                <w:spacing w:after="160" w:line="259" w:lineRule="auto"/>
                                <w:ind w:left="0" w:right="0" w:firstLine="0"/>
                                <w:jc w:val="left"/>
                              </w:pPr>
                              <w:r>
                                <w:rPr>
                                  <w:rFonts w:ascii="Arial" w:eastAsia="Arial" w:hAnsi="Arial" w:cs="Arial"/>
                                  <w:sz w:val="19"/>
                                </w:rPr>
                                <w:t>p = 0.0039</w:t>
                              </w:r>
                            </w:p>
                          </w:txbxContent>
                        </wps:txbx>
                        <wps:bodyPr horzOverflow="overflow" vert="horz" lIns="0" tIns="0" rIns="0" bIns="0" rtlCol="0">
                          <a:noAutofit/>
                        </wps:bodyPr>
                      </wps:wsp>
                      <wps:wsp>
                        <wps:cNvPr id="28804" name="Shape 28804"/>
                        <wps:cNvSpPr/>
                        <wps:spPr>
                          <a:xfrm>
                            <a:off x="592371" y="288607"/>
                            <a:ext cx="0" cy="1908928"/>
                          </a:xfrm>
                          <a:custGeom>
                            <a:avLst/>
                            <a:gdLst/>
                            <a:ahLst/>
                            <a:cxnLst/>
                            <a:rect l="0" t="0" r="0" b="0"/>
                            <a:pathLst>
                              <a:path h="1908928">
                                <a:moveTo>
                                  <a:pt x="0" y="1908928"/>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805" name="Rectangle 28805"/>
                        <wps:cNvSpPr/>
                        <wps:spPr>
                          <a:xfrm>
                            <a:off x="341807" y="2073203"/>
                            <a:ext cx="270869" cy="128754"/>
                          </a:xfrm>
                          <a:prstGeom prst="rect">
                            <a:avLst/>
                          </a:prstGeom>
                          <a:ln>
                            <a:noFill/>
                          </a:ln>
                        </wps:spPr>
                        <wps:txbx>
                          <w:txbxContent>
                            <w:p w14:paraId="19216CFC" w14:textId="77777777" w:rsidR="00DA2B11" w:rsidRDefault="004C3EA9">
                              <w:pPr>
                                <w:spacing w:after="160" w:line="259" w:lineRule="auto"/>
                                <w:ind w:left="0" w:right="0" w:firstLine="0"/>
                                <w:jc w:val="left"/>
                              </w:pPr>
                              <w:r>
                                <w:rPr>
                                  <w:rFonts w:ascii="Arial" w:eastAsia="Arial" w:hAnsi="Arial" w:cs="Arial"/>
                                  <w:sz w:val="16"/>
                                </w:rPr>
                                <w:t>0.00</w:t>
                              </w:r>
                            </w:p>
                          </w:txbxContent>
                        </wps:txbx>
                        <wps:bodyPr horzOverflow="overflow" vert="horz" lIns="0" tIns="0" rIns="0" bIns="0" rtlCol="0">
                          <a:noAutofit/>
                        </wps:bodyPr>
                      </wps:wsp>
                      <wps:wsp>
                        <wps:cNvPr id="28806" name="Rectangle 28806"/>
                        <wps:cNvSpPr/>
                        <wps:spPr>
                          <a:xfrm>
                            <a:off x="341807" y="1639316"/>
                            <a:ext cx="270869" cy="128753"/>
                          </a:xfrm>
                          <a:prstGeom prst="rect">
                            <a:avLst/>
                          </a:prstGeom>
                          <a:ln>
                            <a:noFill/>
                          </a:ln>
                        </wps:spPr>
                        <wps:txbx>
                          <w:txbxContent>
                            <w:p w14:paraId="75D5E10C" w14:textId="77777777" w:rsidR="00DA2B11" w:rsidRDefault="004C3EA9">
                              <w:pPr>
                                <w:spacing w:after="160" w:line="259" w:lineRule="auto"/>
                                <w:ind w:left="0" w:right="0" w:firstLine="0"/>
                                <w:jc w:val="left"/>
                              </w:pPr>
                              <w:r>
                                <w:rPr>
                                  <w:rFonts w:ascii="Arial" w:eastAsia="Arial" w:hAnsi="Arial" w:cs="Arial"/>
                                  <w:sz w:val="16"/>
                                </w:rPr>
                                <w:t>0.25</w:t>
                              </w:r>
                            </w:p>
                          </w:txbxContent>
                        </wps:txbx>
                        <wps:bodyPr horzOverflow="overflow" vert="horz" lIns="0" tIns="0" rIns="0" bIns="0" rtlCol="0">
                          <a:noAutofit/>
                        </wps:bodyPr>
                      </wps:wsp>
                      <wps:wsp>
                        <wps:cNvPr id="28807" name="Rectangle 28807"/>
                        <wps:cNvSpPr/>
                        <wps:spPr>
                          <a:xfrm>
                            <a:off x="341807" y="1205516"/>
                            <a:ext cx="270869" cy="128754"/>
                          </a:xfrm>
                          <a:prstGeom prst="rect">
                            <a:avLst/>
                          </a:prstGeom>
                          <a:ln>
                            <a:noFill/>
                          </a:ln>
                        </wps:spPr>
                        <wps:txbx>
                          <w:txbxContent>
                            <w:p w14:paraId="6BC41745" w14:textId="77777777" w:rsidR="00DA2B11" w:rsidRDefault="004C3EA9">
                              <w:pPr>
                                <w:spacing w:after="160" w:line="259" w:lineRule="auto"/>
                                <w:ind w:left="0" w:right="0" w:firstLine="0"/>
                                <w:jc w:val="left"/>
                              </w:pPr>
                              <w:r>
                                <w:rPr>
                                  <w:rFonts w:ascii="Arial" w:eastAsia="Arial" w:hAnsi="Arial" w:cs="Arial"/>
                                  <w:sz w:val="16"/>
                                </w:rPr>
                                <w:t>0.50</w:t>
                              </w:r>
                            </w:p>
                          </w:txbxContent>
                        </wps:txbx>
                        <wps:bodyPr horzOverflow="overflow" vert="horz" lIns="0" tIns="0" rIns="0" bIns="0" rtlCol="0">
                          <a:noAutofit/>
                        </wps:bodyPr>
                      </wps:wsp>
                      <wps:wsp>
                        <wps:cNvPr id="28808" name="Rectangle 28808"/>
                        <wps:cNvSpPr/>
                        <wps:spPr>
                          <a:xfrm>
                            <a:off x="341807" y="771629"/>
                            <a:ext cx="270869" cy="128754"/>
                          </a:xfrm>
                          <a:prstGeom prst="rect">
                            <a:avLst/>
                          </a:prstGeom>
                          <a:ln>
                            <a:noFill/>
                          </a:ln>
                        </wps:spPr>
                        <wps:txbx>
                          <w:txbxContent>
                            <w:p w14:paraId="6FC9A84C" w14:textId="77777777" w:rsidR="00DA2B11" w:rsidRDefault="004C3EA9">
                              <w:pPr>
                                <w:spacing w:after="160" w:line="259" w:lineRule="auto"/>
                                <w:ind w:left="0" w:right="0" w:firstLine="0"/>
                                <w:jc w:val="left"/>
                              </w:pPr>
                              <w:r>
                                <w:rPr>
                                  <w:rFonts w:ascii="Arial" w:eastAsia="Arial" w:hAnsi="Arial" w:cs="Arial"/>
                                  <w:sz w:val="16"/>
                                </w:rPr>
                                <w:t>0.75</w:t>
                              </w:r>
                            </w:p>
                          </w:txbxContent>
                        </wps:txbx>
                        <wps:bodyPr horzOverflow="overflow" vert="horz" lIns="0" tIns="0" rIns="0" bIns="0" rtlCol="0">
                          <a:noAutofit/>
                        </wps:bodyPr>
                      </wps:wsp>
                      <wps:wsp>
                        <wps:cNvPr id="28809" name="Rectangle 28809"/>
                        <wps:cNvSpPr/>
                        <wps:spPr>
                          <a:xfrm>
                            <a:off x="341807" y="337743"/>
                            <a:ext cx="270869" cy="128753"/>
                          </a:xfrm>
                          <a:prstGeom prst="rect">
                            <a:avLst/>
                          </a:prstGeom>
                          <a:ln>
                            <a:noFill/>
                          </a:ln>
                        </wps:spPr>
                        <wps:txbx>
                          <w:txbxContent>
                            <w:p w14:paraId="0E760F24" w14:textId="77777777" w:rsidR="00DA2B11" w:rsidRDefault="004C3EA9">
                              <w:pPr>
                                <w:spacing w:after="160" w:line="259" w:lineRule="auto"/>
                                <w:ind w:left="0" w:right="0" w:firstLine="0"/>
                                <w:jc w:val="left"/>
                              </w:pPr>
                              <w:r>
                                <w:rPr>
                                  <w:rFonts w:ascii="Arial" w:eastAsia="Arial" w:hAnsi="Arial" w:cs="Arial"/>
                                  <w:sz w:val="16"/>
                                </w:rPr>
                                <w:t>1.00</w:t>
                              </w:r>
                            </w:p>
                          </w:txbxContent>
                        </wps:txbx>
                        <wps:bodyPr horzOverflow="overflow" vert="horz" lIns="0" tIns="0" rIns="0" bIns="0" rtlCol="0">
                          <a:noAutofit/>
                        </wps:bodyPr>
                      </wps:wsp>
                      <wps:wsp>
                        <wps:cNvPr id="28810" name="Shape 28810"/>
                        <wps:cNvSpPr/>
                        <wps:spPr>
                          <a:xfrm>
                            <a:off x="566294" y="2110757"/>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811" name="Shape 28811"/>
                        <wps:cNvSpPr/>
                        <wps:spPr>
                          <a:xfrm>
                            <a:off x="566294" y="1676870"/>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812" name="Shape 28812"/>
                        <wps:cNvSpPr/>
                        <wps:spPr>
                          <a:xfrm>
                            <a:off x="566294" y="1243070"/>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813" name="Shape 28813"/>
                        <wps:cNvSpPr/>
                        <wps:spPr>
                          <a:xfrm>
                            <a:off x="566294" y="809184"/>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814" name="Shape 28814"/>
                        <wps:cNvSpPr/>
                        <wps:spPr>
                          <a:xfrm>
                            <a:off x="566294" y="375384"/>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815" name="Shape 28815"/>
                        <wps:cNvSpPr/>
                        <wps:spPr>
                          <a:xfrm>
                            <a:off x="592371" y="2197535"/>
                            <a:ext cx="3319518" cy="0"/>
                          </a:xfrm>
                          <a:custGeom>
                            <a:avLst/>
                            <a:gdLst/>
                            <a:ahLst/>
                            <a:cxnLst/>
                            <a:rect l="0" t="0" r="0" b="0"/>
                            <a:pathLst>
                              <a:path w="3319518">
                                <a:moveTo>
                                  <a:pt x="0" y="0"/>
                                </a:moveTo>
                                <a:lnTo>
                                  <a:pt x="3319518"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816" name="Shape 28816"/>
                        <wps:cNvSpPr/>
                        <wps:spPr>
                          <a:xfrm>
                            <a:off x="743250" y="2197535"/>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817" name="Shape 28817"/>
                        <wps:cNvSpPr/>
                        <wps:spPr>
                          <a:xfrm>
                            <a:off x="1749170" y="2197535"/>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818" name="Shape 28818"/>
                        <wps:cNvSpPr/>
                        <wps:spPr>
                          <a:xfrm>
                            <a:off x="2755090" y="2197535"/>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819" name="Shape 28819"/>
                        <wps:cNvSpPr/>
                        <wps:spPr>
                          <a:xfrm>
                            <a:off x="3761010" y="2197535"/>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820" name="Rectangle 28820"/>
                        <wps:cNvSpPr/>
                        <wps:spPr>
                          <a:xfrm>
                            <a:off x="714121" y="2244403"/>
                            <a:ext cx="77391" cy="128753"/>
                          </a:xfrm>
                          <a:prstGeom prst="rect">
                            <a:avLst/>
                          </a:prstGeom>
                          <a:ln>
                            <a:noFill/>
                          </a:ln>
                        </wps:spPr>
                        <wps:txbx>
                          <w:txbxContent>
                            <w:p w14:paraId="549F3D0B" w14:textId="77777777" w:rsidR="00DA2B11" w:rsidRDefault="004C3EA9">
                              <w:pPr>
                                <w:spacing w:after="160" w:line="259" w:lineRule="auto"/>
                                <w:ind w:left="0" w:right="0" w:firstLine="0"/>
                                <w:jc w:val="left"/>
                              </w:pPr>
                              <w:r>
                                <w:rPr>
                                  <w:rFonts w:ascii="Arial" w:eastAsia="Arial" w:hAnsi="Arial" w:cs="Arial"/>
                                  <w:sz w:val="16"/>
                                </w:rPr>
                                <w:t>0</w:t>
                              </w:r>
                            </w:p>
                          </w:txbxContent>
                        </wps:txbx>
                        <wps:bodyPr horzOverflow="overflow" vert="horz" lIns="0" tIns="0" rIns="0" bIns="0" rtlCol="0">
                          <a:noAutofit/>
                        </wps:bodyPr>
                      </wps:wsp>
                      <wps:wsp>
                        <wps:cNvPr id="28821" name="Rectangle 28821"/>
                        <wps:cNvSpPr/>
                        <wps:spPr>
                          <a:xfrm>
                            <a:off x="1690999" y="2244403"/>
                            <a:ext cx="154782" cy="128753"/>
                          </a:xfrm>
                          <a:prstGeom prst="rect">
                            <a:avLst/>
                          </a:prstGeom>
                          <a:ln>
                            <a:noFill/>
                          </a:ln>
                        </wps:spPr>
                        <wps:txbx>
                          <w:txbxContent>
                            <w:p w14:paraId="1A244DE0" w14:textId="77777777" w:rsidR="00DA2B11" w:rsidRDefault="004C3EA9">
                              <w:pPr>
                                <w:spacing w:after="160" w:line="259" w:lineRule="auto"/>
                                <w:ind w:left="0" w:right="0" w:firstLine="0"/>
                                <w:jc w:val="left"/>
                              </w:pPr>
                              <w:r>
                                <w:rPr>
                                  <w:rFonts w:ascii="Arial" w:eastAsia="Arial" w:hAnsi="Arial" w:cs="Arial"/>
                                  <w:sz w:val="16"/>
                                </w:rPr>
                                <w:t>10</w:t>
                              </w:r>
                            </w:p>
                          </w:txbxContent>
                        </wps:txbx>
                        <wps:bodyPr horzOverflow="overflow" vert="horz" lIns="0" tIns="0" rIns="0" bIns="0" rtlCol="0">
                          <a:noAutofit/>
                        </wps:bodyPr>
                      </wps:wsp>
                      <wps:wsp>
                        <wps:cNvPr id="28822" name="Rectangle 28822"/>
                        <wps:cNvSpPr/>
                        <wps:spPr>
                          <a:xfrm>
                            <a:off x="2696919" y="2244403"/>
                            <a:ext cx="154782" cy="128753"/>
                          </a:xfrm>
                          <a:prstGeom prst="rect">
                            <a:avLst/>
                          </a:prstGeom>
                          <a:ln>
                            <a:noFill/>
                          </a:ln>
                        </wps:spPr>
                        <wps:txbx>
                          <w:txbxContent>
                            <w:p w14:paraId="1F9BA3CD" w14:textId="77777777" w:rsidR="00DA2B11" w:rsidRDefault="004C3EA9">
                              <w:pPr>
                                <w:spacing w:after="160" w:line="259" w:lineRule="auto"/>
                                <w:ind w:left="0" w:right="0" w:firstLine="0"/>
                                <w:jc w:val="left"/>
                              </w:pPr>
                              <w:r>
                                <w:rPr>
                                  <w:rFonts w:ascii="Arial" w:eastAsia="Arial" w:hAnsi="Arial" w:cs="Arial"/>
                                  <w:sz w:val="16"/>
                                </w:rPr>
                                <w:t>20</w:t>
                              </w:r>
                            </w:p>
                          </w:txbxContent>
                        </wps:txbx>
                        <wps:bodyPr horzOverflow="overflow" vert="horz" lIns="0" tIns="0" rIns="0" bIns="0" rtlCol="0">
                          <a:noAutofit/>
                        </wps:bodyPr>
                      </wps:wsp>
                      <wps:wsp>
                        <wps:cNvPr id="28823" name="Rectangle 28823"/>
                        <wps:cNvSpPr/>
                        <wps:spPr>
                          <a:xfrm>
                            <a:off x="3702838" y="2244403"/>
                            <a:ext cx="154782" cy="128753"/>
                          </a:xfrm>
                          <a:prstGeom prst="rect">
                            <a:avLst/>
                          </a:prstGeom>
                          <a:ln>
                            <a:noFill/>
                          </a:ln>
                        </wps:spPr>
                        <wps:txbx>
                          <w:txbxContent>
                            <w:p w14:paraId="42F583D8" w14:textId="77777777" w:rsidR="00DA2B11" w:rsidRDefault="004C3EA9">
                              <w:pPr>
                                <w:spacing w:after="160" w:line="259" w:lineRule="auto"/>
                                <w:ind w:left="0" w:right="0" w:firstLine="0"/>
                                <w:jc w:val="left"/>
                              </w:pPr>
                              <w:r>
                                <w:rPr>
                                  <w:rFonts w:ascii="Arial" w:eastAsia="Arial" w:hAnsi="Arial" w:cs="Arial"/>
                                  <w:sz w:val="16"/>
                                </w:rPr>
                                <w:t>30</w:t>
                              </w:r>
                            </w:p>
                          </w:txbxContent>
                        </wps:txbx>
                        <wps:bodyPr horzOverflow="overflow" vert="horz" lIns="0" tIns="0" rIns="0" bIns="0" rtlCol="0">
                          <a:noAutofit/>
                        </wps:bodyPr>
                      </wps:wsp>
                      <wps:wsp>
                        <wps:cNvPr id="28824" name="Rectangle 28824"/>
                        <wps:cNvSpPr/>
                        <wps:spPr>
                          <a:xfrm>
                            <a:off x="1912957" y="2365228"/>
                            <a:ext cx="902247" cy="150212"/>
                          </a:xfrm>
                          <a:prstGeom prst="rect">
                            <a:avLst/>
                          </a:prstGeom>
                          <a:ln>
                            <a:noFill/>
                          </a:ln>
                        </wps:spPr>
                        <wps:txbx>
                          <w:txbxContent>
                            <w:p w14:paraId="42061EBC" w14:textId="77777777" w:rsidR="00DA2B11" w:rsidRDefault="004C3EA9">
                              <w:pPr>
                                <w:spacing w:after="160" w:line="259" w:lineRule="auto"/>
                                <w:ind w:left="0" w:right="0" w:firstLine="0"/>
                                <w:jc w:val="left"/>
                              </w:pPr>
                              <w:r>
                                <w:rPr>
                                  <w:rFonts w:ascii="Arial" w:eastAsia="Arial" w:hAnsi="Arial" w:cs="Arial"/>
                                  <w:b/>
                                  <w:sz w:val="19"/>
                                </w:rPr>
                                <w:t>OS, Months</w:t>
                              </w:r>
                            </w:p>
                          </w:txbxContent>
                        </wps:txbx>
                        <wps:bodyPr horzOverflow="overflow" vert="horz" lIns="0" tIns="0" rIns="0" bIns="0" rtlCol="0">
                          <a:noAutofit/>
                        </wps:bodyPr>
                      </wps:wsp>
                      <wps:wsp>
                        <wps:cNvPr id="28825" name="Rectangle 28825"/>
                        <wps:cNvSpPr/>
                        <wps:spPr>
                          <a:xfrm rot="-5399999">
                            <a:off x="-676034" y="981530"/>
                            <a:ext cx="1502283" cy="150212"/>
                          </a:xfrm>
                          <a:prstGeom prst="rect">
                            <a:avLst/>
                          </a:prstGeom>
                          <a:ln>
                            <a:noFill/>
                          </a:ln>
                        </wps:spPr>
                        <wps:txbx>
                          <w:txbxContent>
                            <w:p w14:paraId="4B8EDADF" w14:textId="77777777" w:rsidR="00DA2B11" w:rsidRDefault="004C3EA9">
                              <w:pPr>
                                <w:spacing w:after="160" w:line="259" w:lineRule="auto"/>
                                <w:ind w:left="0" w:right="0" w:firstLine="0"/>
                                <w:jc w:val="left"/>
                              </w:pPr>
                              <w:r>
                                <w:rPr>
                                  <w:rFonts w:ascii="Arial" w:eastAsia="Arial" w:hAnsi="Arial" w:cs="Arial"/>
                                  <w:b/>
                                  <w:sz w:val="19"/>
                                </w:rPr>
                                <w:t>Survival probability</w:t>
                              </w:r>
                            </w:p>
                          </w:txbxContent>
                        </wps:txbx>
                        <wps:bodyPr horzOverflow="overflow" vert="horz" lIns="0" tIns="0" rIns="0" bIns="0" rtlCol="0">
                          <a:noAutofit/>
                        </wps:bodyPr>
                      </wps:wsp>
                      <wps:wsp>
                        <wps:cNvPr id="28827" name="Rectangle 28827"/>
                        <wps:cNvSpPr/>
                        <wps:spPr>
                          <a:xfrm>
                            <a:off x="1494507" y="25483"/>
                            <a:ext cx="509329" cy="107295"/>
                          </a:xfrm>
                          <a:prstGeom prst="rect">
                            <a:avLst/>
                          </a:prstGeom>
                          <a:ln>
                            <a:noFill/>
                          </a:ln>
                        </wps:spPr>
                        <wps:txbx>
                          <w:txbxContent>
                            <w:p w14:paraId="4951D951" w14:textId="77777777" w:rsidR="00DA2B11" w:rsidRDefault="004C3EA9">
                              <w:pPr>
                                <w:spacing w:after="160" w:line="259" w:lineRule="auto"/>
                                <w:ind w:left="0" w:right="0" w:firstLine="0"/>
                                <w:jc w:val="left"/>
                              </w:pPr>
                              <w:r>
                                <w:rPr>
                                  <w:rFonts w:ascii="Arial" w:eastAsia="Arial" w:hAnsi="Arial" w:cs="Arial"/>
                                  <w:sz w:val="14"/>
                                </w:rPr>
                                <w:t>Nanopore</w:t>
                              </w:r>
                            </w:p>
                          </w:txbxContent>
                        </wps:txbx>
                        <wps:bodyPr horzOverflow="overflow" vert="horz" lIns="0" tIns="0" rIns="0" bIns="0" rtlCol="0">
                          <a:noAutofit/>
                        </wps:bodyPr>
                      </wps:wsp>
                      <wps:wsp>
                        <wps:cNvPr id="135006" name="Rectangle 135006"/>
                        <wps:cNvSpPr/>
                        <wps:spPr>
                          <a:xfrm>
                            <a:off x="1937464" y="0"/>
                            <a:ext cx="94837" cy="150212"/>
                          </a:xfrm>
                          <a:prstGeom prst="rect">
                            <a:avLst/>
                          </a:prstGeom>
                          <a:ln>
                            <a:noFill/>
                          </a:ln>
                        </wps:spPr>
                        <wps:txbx>
                          <w:txbxContent>
                            <w:p w14:paraId="0C76A04B" w14:textId="77777777" w:rsidR="00DA2B11" w:rsidRDefault="004C3EA9">
                              <w:pPr>
                                <w:spacing w:after="160" w:line="259" w:lineRule="auto"/>
                                <w:ind w:left="0" w:right="0" w:firstLine="0"/>
                                <w:jc w:val="left"/>
                              </w:pPr>
                              <w:r>
                                <w:rPr>
                                  <w:rFonts w:ascii="Arial" w:eastAsia="Arial" w:hAnsi="Arial" w:cs="Arial"/>
                                  <w:strike/>
                                  <w:color w:val="6394EC"/>
                                  <w:sz w:val="19"/>
                                </w:rPr>
                                <w:t>+</w:t>
                              </w:r>
                            </w:p>
                          </w:txbxContent>
                        </wps:txbx>
                        <wps:bodyPr horzOverflow="overflow" vert="horz" lIns="0" tIns="0" rIns="0" bIns="0" rtlCol="0">
                          <a:noAutofit/>
                        </wps:bodyPr>
                      </wps:wsp>
                      <wps:wsp>
                        <wps:cNvPr id="135007" name="Rectangle 135007"/>
                        <wps:cNvSpPr/>
                        <wps:spPr>
                          <a:xfrm>
                            <a:off x="2515166" y="0"/>
                            <a:ext cx="94837" cy="150212"/>
                          </a:xfrm>
                          <a:prstGeom prst="rect">
                            <a:avLst/>
                          </a:prstGeom>
                          <a:ln>
                            <a:noFill/>
                          </a:ln>
                        </wps:spPr>
                        <wps:txbx>
                          <w:txbxContent>
                            <w:p w14:paraId="40CC37B4" w14:textId="77777777" w:rsidR="00DA2B11" w:rsidRDefault="004C3EA9">
                              <w:pPr>
                                <w:spacing w:after="160" w:line="259" w:lineRule="auto"/>
                                <w:ind w:left="0" w:right="0" w:firstLine="0"/>
                                <w:jc w:val="left"/>
                              </w:pPr>
                              <w:r>
                                <w:rPr>
                                  <w:rFonts w:ascii="Arial" w:eastAsia="Arial" w:hAnsi="Arial" w:cs="Arial"/>
                                  <w:strike/>
                                  <w:color w:val="CD6600"/>
                                  <w:sz w:val="19"/>
                                </w:rPr>
                                <w:t>+</w:t>
                              </w:r>
                            </w:p>
                          </w:txbxContent>
                        </wps:txbx>
                        <wps:bodyPr horzOverflow="overflow" vert="horz" lIns="0" tIns="0" rIns="0" bIns="0" rtlCol="0">
                          <a:noAutofit/>
                        </wps:bodyPr>
                      </wps:wsp>
                      <wps:wsp>
                        <wps:cNvPr id="28832" name="Rectangle 28832"/>
                        <wps:cNvSpPr/>
                        <wps:spPr>
                          <a:xfrm>
                            <a:off x="2091919" y="25483"/>
                            <a:ext cx="464092" cy="107295"/>
                          </a:xfrm>
                          <a:prstGeom prst="rect">
                            <a:avLst/>
                          </a:prstGeom>
                          <a:ln>
                            <a:noFill/>
                          </a:ln>
                        </wps:spPr>
                        <wps:txbx>
                          <w:txbxContent>
                            <w:p w14:paraId="0E7E4E5F" w14:textId="77777777" w:rsidR="00DA2B11" w:rsidRDefault="004C3EA9">
                              <w:pPr>
                                <w:spacing w:after="160" w:line="259" w:lineRule="auto"/>
                                <w:ind w:left="0" w:right="0" w:firstLine="0"/>
                                <w:jc w:val="left"/>
                              </w:pPr>
                              <w:r>
                                <w:rPr>
                                  <w:rFonts w:ascii="Arial" w:eastAsia="Arial" w:hAnsi="Arial" w:cs="Arial"/>
                                  <w:sz w:val="14"/>
                                </w:rPr>
                                <w:t>Cluster 1</w:t>
                              </w:r>
                            </w:p>
                          </w:txbxContent>
                        </wps:txbx>
                        <wps:bodyPr horzOverflow="overflow" vert="horz" lIns="0" tIns="0" rIns="0" bIns="0" rtlCol="0">
                          <a:noAutofit/>
                        </wps:bodyPr>
                      </wps:wsp>
                      <wps:wsp>
                        <wps:cNvPr id="28833" name="Rectangle 28833"/>
                        <wps:cNvSpPr/>
                        <wps:spPr>
                          <a:xfrm>
                            <a:off x="2669621" y="25483"/>
                            <a:ext cx="464092" cy="107295"/>
                          </a:xfrm>
                          <a:prstGeom prst="rect">
                            <a:avLst/>
                          </a:prstGeom>
                          <a:ln>
                            <a:noFill/>
                          </a:ln>
                        </wps:spPr>
                        <wps:txbx>
                          <w:txbxContent>
                            <w:p w14:paraId="444862D3" w14:textId="77777777" w:rsidR="00DA2B11" w:rsidRDefault="004C3EA9">
                              <w:pPr>
                                <w:spacing w:after="160" w:line="259" w:lineRule="auto"/>
                                <w:ind w:left="0" w:right="0" w:firstLine="0"/>
                                <w:jc w:val="left"/>
                              </w:pPr>
                              <w:r>
                                <w:rPr>
                                  <w:rFonts w:ascii="Arial" w:eastAsia="Arial" w:hAnsi="Arial" w:cs="Arial"/>
                                  <w:sz w:val="14"/>
                                </w:rPr>
                                <w:t>Cluster 2</w:t>
                              </w:r>
                            </w:p>
                          </w:txbxContent>
                        </wps:txbx>
                        <wps:bodyPr horzOverflow="overflow" vert="horz" lIns="0" tIns="0" rIns="0" bIns="0" rtlCol="0">
                          <a:noAutofit/>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3564" style="width:308.023pt;height:195.131pt;mso-position-horizontal-relative:char;mso-position-vertical-relative:line" coordsize="39118,24781">
                <v:shape id="Shape 28796" style="position:absolute;width:21034;height:17353;left:7432;top:3753;" coordsize="2103414,1735373" path="m0,0l694044,0l694044,192829l834894,192829l834894,385658l945568,385658l945568,578400l1150781,578400l1150781,771229l1204068,771229l1204068,964057l1386170,964057l1386170,964057l1416346,964057l1416346,964057l1507833,964057l1507833,1349715l2103414,1349715l2103414,1735373">
                  <v:stroke weight="1.46271pt" endcap="flat" joinstyle="round" on="true" color="#6394ec"/>
                  <v:fill on="false" color="#000000" opacity="0"/>
                </v:shape>
                <v:shape id="Shape 28797" style="position:absolute;width:29866;height:17353;left:7432;top:3753;" coordsize="2986624,1735373" path="m0,0l522060,0l522060,108406l1292590,108406l1292590,216900l1368030,216900l1368030,325393l1369077,325393l1369077,433800l1439458,433800l1439458,433800l1455593,433800l1455593,433800l1525014,433800l1525014,433800l2133589,433800l2133589,578400l2172748,578400l2172748,723087l2209029,723087l2209029,867686l2313598,867686l2313598,1012286l2464477,1012286l2464477,1156886l2563116,1156886l2563116,1301486l2894003,1301486l2894003,1446173l2943366,1446173l2943366,1590773l2986624,1590773l2986624,1735373">
                  <v:stroke weight="1.46271pt" endcap="flat" joinstyle="round" on="true" color="#cd6600"/>
                  <v:fill on="false" color="#000000" opacity="0"/>
                </v:shape>
                <v:rect id="Rectangle 28798" style="position:absolute;width:948;height:1502;left:20937;top:12826;" filled="f" stroked="f">
                  <v:textbox inset="0,0,0,0">
                    <w:txbxContent>
                      <w:p>
                        <w:pPr>
                          <w:spacing w:before="0" w:after="160" w:line="259" w:lineRule="auto"/>
                          <w:ind w:left="0" w:right="0" w:firstLine="0"/>
                          <w:jc w:val="left"/>
                        </w:pPr>
                        <w:r>
                          <w:rPr>
                            <w:rFonts w:cs="Arial" w:hAnsi="Arial" w:eastAsia="Arial" w:ascii="Arial"/>
                            <w:color w:val="6394ec"/>
                            <w:sz w:val="19"/>
                          </w:rPr>
                          <w:t xml:space="preserve">+</w:t>
                        </w:r>
                      </w:p>
                    </w:txbxContent>
                  </v:textbox>
                </v:rect>
                <v:rect id="Rectangle 28799" style="position:absolute;width:948;height:1502;left:21239;top:12826;" filled="f" stroked="f">
                  <v:textbox inset="0,0,0,0">
                    <w:txbxContent>
                      <w:p>
                        <w:pPr>
                          <w:spacing w:before="0" w:after="160" w:line="259" w:lineRule="auto"/>
                          <w:ind w:left="0" w:right="0" w:firstLine="0"/>
                          <w:jc w:val="left"/>
                        </w:pPr>
                        <w:r>
                          <w:rPr>
                            <w:rFonts w:cs="Arial" w:hAnsi="Arial" w:eastAsia="Arial" w:ascii="Arial"/>
                            <w:color w:val="6394ec"/>
                            <w:sz w:val="19"/>
                          </w:rPr>
                          <w:t xml:space="preserve">+</w:t>
                        </w:r>
                      </w:p>
                    </w:txbxContent>
                  </v:textbox>
                </v:rect>
                <v:rect id="Rectangle 28800" style="position:absolute;width:948;height:1502;left:21470;top:7523;" filled="f" stroked="f">
                  <v:textbox inset="0,0,0,0">
                    <w:txbxContent>
                      <w:p>
                        <w:pPr>
                          <w:spacing w:before="0" w:after="160" w:line="259" w:lineRule="auto"/>
                          <w:ind w:left="0" w:right="0" w:firstLine="0"/>
                          <w:jc w:val="left"/>
                        </w:pPr>
                        <w:r>
                          <w:rPr>
                            <w:rFonts w:cs="Arial" w:hAnsi="Arial" w:eastAsia="Arial" w:ascii="Arial"/>
                            <w:color w:val="cd6600"/>
                            <w:sz w:val="19"/>
                          </w:rPr>
                          <w:t xml:space="preserve">+</w:t>
                        </w:r>
                      </w:p>
                    </w:txbxContent>
                  </v:textbox>
                </v:rect>
                <v:rect id="Rectangle 28801" style="position:absolute;width:948;height:1502;left:21631;top:7523;" filled="f" stroked="f">
                  <v:textbox inset="0,0,0,0">
                    <w:txbxContent>
                      <w:p>
                        <w:pPr>
                          <w:spacing w:before="0" w:after="160" w:line="259" w:lineRule="auto"/>
                          <w:ind w:left="0" w:right="0" w:firstLine="0"/>
                          <w:jc w:val="left"/>
                        </w:pPr>
                        <w:r>
                          <w:rPr>
                            <w:rFonts w:cs="Arial" w:hAnsi="Arial" w:eastAsia="Arial" w:ascii="Arial"/>
                            <w:color w:val="cd6600"/>
                            <w:sz w:val="19"/>
                          </w:rPr>
                          <w:t xml:space="preserve">+</w:t>
                        </w:r>
                      </w:p>
                    </w:txbxContent>
                  </v:textbox>
                </v:rect>
                <v:rect id="Rectangle 28802" style="position:absolute;width:948;height:1502;left:22325;top:7523;" filled="f" stroked="f">
                  <v:textbox inset="0,0,0,0">
                    <w:txbxContent>
                      <w:p>
                        <w:pPr>
                          <w:spacing w:before="0" w:after="160" w:line="259" w:lineRule="auto"/>
                          <w:ind w:left="0" w:right="0" w:firstLine="0"/>
                          <w:jc w:val="left"/>
                        </w:pPr>
                        <w:r>
                          <w:rPr>
                            <w:rFonts w:cs="Arial" w:hAnsi="Arial" w:eastAsia="Arial" w:ascii="Arial"/>
                            <w:color w:val="cd6600"/>
                            <w:sz w:val="19"/>
                          </w:rPr>
                          <w:t xml:space="preserve">+</w:t>
                        </w:r>
                      </w:p>
                    </w:txbxContent>
                  </v:textbox>
                </v:rect>
                <v:rect id="Rectangle 28803" style="position:absolute;width:7720;height:1502;left:7432;top:18934;" filled="f" stroked="f">
                  <v:textbox inset="0,0,0,0">
                    <w:txbxContent>
                      <w:p>
                        <w:pPr>
                          <w:spacing w:before="0" w:after="160" w:line="259" w:lineRule="auto"/>
                          <w:ind w:left="0" w:right="0" w:firstLine="0"/>
                          <w:jc w:val="left"/>
                        </w:pPr>
                        <w:r>
                          <w:rPr>
                            <w:rFonts w:cs="Arial" w:hAnsi="Arial" w:eastAsia="Arial" w:ascii="Arial"/>
                            <w:sz w:val="19"/>
                          </w:rPr>
                          <w:t xml:space="preserve">p = 0.0039</w:t>
                        </w:r>
                      </w:p>
                    </w:txbxContent>
                  </v:textbox>
                </v:rect>
                <v:shape id="Shape 28804" style="position:absolute;width:0;height:19089;left:5923;top:2886;" coordsize="0,1908928" path="m0,1908928l0,0">
                  <v:stroke weight="0.796595pt" endcap="flat" joinstyle="round" on="true" color="#000000"/>
                  <v:fill on="false" color="#000000" opacity="0"/>
                </v:shape>
                <v:rect id="Rectangle 28805" style="position:absolute;width:2708;height:1287;left:3418;top:20732;" filled="f" stroked="f">
                  <v:textbox inset="0,0,0,0">
                    <w:txbxContent>
                      <w:p>
                        <w:pPr>
                          <w:spacing w:before="0" w:after="160" w:line="259" w:lineRule="auto"/>
                          <w:ind w:left="0" w:right="0" w:firstLine="0"/>
                          <w:jc w:val="left"/>
                        </w:pPr>
                        <w:r>
                          <w:rPr>
                            <w:rFonts w:cs="Arial" w:hAnsi="Arial" w:eastAsia="Arial" w:ascii="Arial"/>
                            <w:sz w:val="16"/>
                          </w:rPr>
                          <w:t xml:space="preserve">0.00</w:t>
                        </w:r>
                      </w:p>
                    </w:txbxContent>
                  </v:textbox>
                </v:rect>
                <v:rect id="Rectangle 28806" style="position:absolute;width:2708;height:1287;left:3418;top:16393;" filled="f" stroked="f">
                  <v:textbox inset="0,0,0,0">
                    <w:txbxContent>
                      <w:p>
                        <w:pPr>
                          <w:spacing w:before="0" w:after="160" w:line="259" w:lineRule="auto"/>
                          <w:ind w:left="0" w:right="0" w:firstLine="0"/>
                          <w:jc w:val="left"/>
                        </w:pPr>
                        <w:r>
                          <w:rPr>
                            <w:rFonts w:cs="Arial" w:hAnsi="Arial" w:eastAsia="Arial" w:ascii="Arial"/>
                            <w:sz w:val="16"/>
                          </w:rPr>
                          <w:t xml:space="preserve">0.25</w:t>
                        </w:r>
                      </w:p>
                    </w:txbxContent>
                  </v:textbox>
                </v:rect>
                <v:rect id="Rectangle 28807" style="position:absolute;width:2708;height:1287;left:3418;top:12055;" filled="f" stroked="f">
                  <v:textbox inset="0,0,0,0">
                    <w:txbxContent>
                      <w:p>
                        <w:pPr>
                          <w:spacing w:before="0" w:after="160" w:line="259" w:lineRule="auto"/>
                          <w:ind w:left="0" w:right="0" w:firstLine="0"/>
                          <w:jc w:val="left"/>
                        </w:pPr>
                        <w:r>
                          <w:rPr>
                            <w:rFonts w:cs="Arial" w:hAnsi="Arial" w:eastAsia="Arial" w:ascii="Arial"/>
                            <w:sz w:val="16"/>
                          </w:rPr>
                          <w:t xml:space="preserve">0.50</w:t>
                        </w:r>
                      </w:p>
                    </w:txbxContent>
                  </v:textbox>
                </v:rect>
                <v:rect id="Rectangle 28808" style="position:absolute;width:2708;height:1287;left:3418;top:7716;" filled="f" stroked="f">
                  <v:textbox inset="0,0,0,0">
                    <w:txbxContent>
                      <w:p>
                        <w:pPr>
                          <w:spacing w:before="0" w:after="160" w:line="259" w:lineRule="auto"/>
                          <w:ind w:left="0" w:right="0" w:firstLine="0"/>
                          <w:jc w:val="left"/>
                        </w:pPr>
                        <w:r>
                          <w:rPr>
                            <w:rFonts w:cs="Arial" w:hAnsi="Arial" w:eastAsia="Arial" w:ascii="Arial"/>
                            <w:sz w:val="16"/>
                          </w:rPr>
                          <w:t xml:space="preserve">0.75</w:t>
                        </w:r>
                      </w:p>
                    </w:txbxContent>
                  </v:textbox>
                </v:rect>
                <v:rect id="Rectangle 28809" style="position:absolute;width:2708;height:1287;left:3418;top:3377;" filled="f" stroked="f">
                  <v:textbox inset="0,0,0,0">
                    <w:txbxContent>
                      <w:p>
                        <w:pPr>
                          <w:spacing w:before="0" w:after="160" w:line="259" w:lineRule="auto"/>
                          <w:ind w:left="0" w:right="0" w:firstLine="0"/>
                          <w:jc w:val="left"/>
                        </w:pPr>
                        <w:r>
                          <w:rPr>
                            <w:rFonts w:cs="Arial" w:hAnsi="Arial" w:eastAsia="Arial" w:ascii="Arial"/>
                            <w:sz w:val="16"/>
                          </w:rPr>
                          <w:t xml:space="preserve">1.00</w:t>
                        </w:r>
                      </w:p>
                    </w:txbxContent>
                  </v:textbox>
                </v:rect>
                <v:shape id="Shape 28810" style="position:absolute;width:260;height:0;left:5662;top:21107;" coordsize="26077,0" path="m0,0l26077,0">
                  <v:stroke weight="0.796595pt" endcap="flat" joinstyle="round" on="true" color="#000000"/>
                  <v:fill on="false" color="#000000" opacity="0"/>
                </v:shape>
                <v:shape id="Shape 28811" style="position:absolute;width:260;height:0;left:5662;top:16768;" coordsize="26077,0" path="m0,0l26077,0">
                  <v:stroke weight="0.796595pt" endcap="flat" joinstyle="round" on="true" color="#000000"/>
                  <v:fill on="false" color="#000000" opacity="0"/>
                </v:shape>
                <v:shape id="Shape 28812" style="position:absolute;width:260;height:0;left:5662;top:12430;" coordsize="26077,0" path="m0,0l26077,0">
                  <v:stroke weight="0.796595pt" endcap="flat" joinstyle="round" on="true" color="#000000"/>
                  <v:fill on="false" color="#000000" opacity="0"/>
                </v:shape>
                <v:shape id="Shape 28813" style="position:absolute;width:260;height:0;left:5662;top:8091;" coordsize="26077,0" path="m0,0l26077,0">
                  <v:stroke weight="0.796595pt" endcap="flat" joinstyle="round" on="true" color="#000000"/>
                  <v:fill on="false" color="#000000" opacity="0"/>
                </v:shape>
                <v:shape id="Shape 28814" style="position:absolute;width:260;height:0;left:5662;top:3753;" coordsize="26077,0" path="m0,0l26077,0">
                  <v:stroke weight="0.796595pt" endcap="flat" joinstyle="round" on="true" color="#000000"/>
                  <v:fill on="false" color="#000000" opacity="0"/>
                </v:shape>
                <v:shape id="Shape 28815" style="position:absolute;width:33195;height:0;left:5923;top:21975;" coordsize="3319518,0" path="m0,0l3319518,0">
                  <v:stroke weight="0.796595pt" endcap="flat" joinstyle="round" on="true" color="#000000"/>
                  <v:fill on="false" color="#000000" opacity="0"/>
                </v:shape>
                <v:shape id="Shape 28816" style="position:absolute;width:0;height:260;left:7432;top:21975;" coordsize="0,26077" path="m0,26077l0,0">
                  <v:stroke weight="0.796595pt" endcap="flat" joinstyle="round" on="true" color="#000000"/>
                  <v:fill on="false" color="#000000" opacity="0"/>
                </v:shape>
                <v:shape id="Shape 28817" style="position:absolute;width:0;height:260;left:17491;top:21975;" coordsize="0,26077" path="m0,26077l0,0">
                  <v:stroke weight="0.796595pt" endcap="flat" joinstyle="round" on="true" color="#000000"/>
                  <v:fill on="false" color="#000000" opacity="0"/>
                </v:shape>
                <v:shape id="Shape 28818" style="position:absolute;width:0;height:260;left:27550;top:21975;" coordsize="0,26077" path="m0,26077l0,0">
                  <v:stroke weight="0.796595pt" endcap="flat" joinstyle="round" on="true" color="#000000"/>
                  <v:fill on="false" color="#000000" opacity="0"/>
                </v:shape>
                <v:shape id="Shape 28819" style="position:absolute;width:0;height:260;left:37610;top:21975;" coordsize="0,26077" path="m0,26077l0,0">
                  <v:stroke weight="0.796595pt" endcap="flat" joinstyle="round" on="true" color="#000000"/>
                  <v:fill on="false" color="#000000" opacity="0"/>
                </v:shape>
                <v:rect id="Rectangle 28820" style="position:absolute;width:773;height:1287;left:7141;top:22444;" filled="f" stroked="f">
                  <v:textbox inset="0,0,0,0">
                    <w:txbxContent>
                      <w:p>
                        <w:pPr>
                          <w:spacing w:before="0" w:after="160" w:line="259" w:lineRule="auto"/>
                          <w:ind w:left="0" w:right="0" w:firstLine="0"/>
                          <w:jc w:val="left"/>
                        </w:pPr>
                        <w:r>
                          <w:rPr>
                            <w:rFonts w:cs="Arial" w:hAnsi="Arial" w:eastAsia="Arial" w:ascii="Arial"/>
                            <w:sz w:val="16"/>
                          </w:rPr>
                          <w:t xml:space="preserve">0</w:t>
                        </w:r>
                      </w:p>
                    </w:txbxContent>
                  </v:textbox>
                </v:rect>
                <v:rect id="Rectangle 28821" style="position:absolute;width:1547;height:1287;left:16909;top:22444;" filled="f" stroked="f">
                  <v:textbox inset="0,0,0,0">
                    <w:txbxContent>
                      <w:p>
                        <w:pPr>
                          <w:spacing w:before="0" w:after="160" w:line="259" w:lineRule="auto"/>
                          <w:ind w:left="0" w:right="0" w:firstLine="0"/>
                          <w:jc w:val="left"/>
                        </w:pPr>
                        <w:r>
                          <w:rPr>
                            <w:rFonts w:cs="Arial" w:hAnsi="Arial" w:eastAsia="Arial" w:ascii="Arial"/>
                            <w:sz w:val="16"/>
                          </w:rPr>
                          <w:t xml:space="preserve">10</w:t>
                        </w:r>
                      </w:p>
                    </w:txbxContent>
                  </v:textbox>
                </v:rect>
                <v:rect id="Rectangle 28822" style="position:absolute;width:1547;height:1287;left:26969;top:22444;" filled="f" stroked="f">
                  <v:textbox inset="0,0,0,0">
                    <w:txbxContent>
                      <w:p>
                        <w:pPr>
                          <w:spacing w:before="0" w:after="160" w:line="259" w:lineRule="auto"/>
                          <w:ind w:left="0" w:right="0" w:firstLine="0"/>
                          <w:jc w:val="left"/>
                        </w:pPr>
                        <w:r>
                          <w:rPr>
                            <w:rFonts w:cs="Arial" w:hAnsi="Arial" w:eastAsia="Arial" w:ascii="Arial"/>
                            <w:sz w:val="16"/>
                          </w:rPr>
                          <w:t xml:space="preserve">20</w:t>
                        </w:r>
                      </w:p>
                    </w:txbxContent>
                  </v:textbox>
                </v:rect>
                <v:rect id="Rectangle 28823" style="position:absolute;width:1547;height:1287;left:37028;top:22444;" filled="f" stroked="f">
                  <v:textbox inset="0,0,0,0">
                    <w:txbxContent>
                      <w:p>
                        <w:pPr>
                          <w:spacing w:before="0" w:after="160" w:line="259" w:lineRule="auto"/>
                          <w:ind w:left="0" w:right="0" w:firstLine="0"/>
                          <w:jc w:val="left"/>
                        </w:pPr>
                        <w:r>
                          <w:rPr>
                            <w:rFonts w:cs="Arial" w:hAnsi="Arial" w:eastAsia="Arial" w:ascii="Arial"/>
                            <w:sz w:val="16"/>
                          </w:rPr>
                          <w:t xml:space="preserve">30</w:t>
                        </w:r>
                      </w:p>
                    </w:txbxContent>
                  </v:textbox>
                </v:rect>
                <v:rect id="Rectangle 28824" style="position:absolute;width:9022;height:1502;left:19129;top:23652;" filled="f" stroked="f">
                  <v:textbox inset="0,0,0,0">
                    <w:txbxContent>
                      <w:p>
                        <w:pPr>
                          <w:spacing w:before="0" w:after="160" w:line="259" w:lineRule="auto"/>
                          <w:ind w:left="0" w:right="0" w:firstLine="0"/>
                          <w:jc w:val="left"/>
                        </w:pPr>
                        <w:r>
                          <w:rPr>
                            <w:rFonts w:cs="Arial" w:hAnsi="Arial" w:eastAsia="Arial" w:ascii="Arial"/>
                            <w:b w:val="1"/>
                            <w:sz w:val="19"/>
                          </w:rPr>
                          <w:t xml:space="preserve">OS, Months</w:t>
                        </w:r>
                      </w:p>
                    </w:txbxContent>
                  </v:textbox>
                </v:rect>
                <v:rect id="Rectangle 28825" style="position:absolute;width:15022;height:1502;left:-6760;top:9815;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b w:val="1"/>
                            <w:sz w:val="19"/>
                          </w:rPr>
                          <w:t xml:space="preserve">Survival probability</w:t>
                        </w:r>
                      </w:p>
                    </w:txbxContent>
                  </v:textbox>
                </v:rect>
                <v:rect id="Rectangle 28827" style="position:absolute;width:5093;height:1072;left:14945;top:254;" filled="f" stroked="f">
                  <v:textbox inset="0,0,0,0">
                    <w:txbxContent>
                      <w:p>
                        <w:pPr>
                          <w:spacing w:before="0" w:after="160" w:line="259" w:lineRule="auto"/>
                          <w:ind w:left="0" w:right="0" w:firstLine="0"/>
                          <w:jc w:val="left"/>
                        </w:pPr>
                        <w:r>
                          <w:rPr>
                            <w:rFonts w:cs="Arial" w:hAnsi="Arial" w:eastAsia="Arial" w:ascii="Arial"/>
                            <w:sz w:val="14"/>
                          </w:rPr>
                          <w:t xml:space="preserve">Nanopore</w:t>
                        </w:r>
                      </w:p>
                    </w:txbxContent>
                  </v:textbox>
                </v:rect>
                <v:rect id="Rectangle 135006" style="position:absolute;width:948;height:1502;left:19374;top:0;" filled="f" stroked="f">
                  <v:textbox inset="0,0,0,0">
                    <w:txbxContent>
                      <w:p>
                        <w:pPr>
                          <w:spacing w:before="0" w:after="160" w:line="259" w:lineRule="auto"/>
                          <w:ind w:left="0" w:right="0" w:firstLine="0"/>
                          <w:jc w:val="left"/>
                        </w:pPr>
                        <w:r>
                          <w:rPr>
                            <w:rFonts w:cs="Arial" w:hAnsi="Arial" w:eastAsia="Arial" w:ascii="Arial"/>
                            <w:strike w:val="1"/>
                            <w:dstrike w:val="0"/>
                            <w:color w:val="6394ec"/>
                            <w:sz w:val="19"/>
                          </w:rPr>
                          <w:t xml:space="preserve">+</w:t>
                        </w:r>
                      </w:p>
                    </w:txbxContent>
                  </v:textbox>
                </v:rect>
                <v:rect id="Rectangle 135007" style="position:absolute;width:948;height:1502;left:25151;top:0;" filled="f" stroked="f">
                  <v:textbox inset="0,0,0,0">
                    <w:txbxContent>
                      <w:p>
                        <w:pPr>
                          <w:spacing w:before="0" w:after="160" w:line="259" w:lineRule="auto"/>
                          <w:ind w:left="0" w:right="0" w:firstLine="0"/>
                          <w:jc w:val="left"/>
                        </w:pPr>
                        <w:r>
                          <w:rPr>
                            <w:rFonts w:cs="Arial" w:hAnsi="Arial" w:eastAsia="Arial" w:ascii="Arial"/>
                            <w:strike w:val="1"/>
                            <w:dstrike w:val="0"/>
                            <w:color w:val="cd6600"/>
                            <w:sz w:val="19"/>
                          </w:rPr>
                          <w:t xml:space="preserve">+</w:t>
                        </w:r>
                      </w:p>
                    </w:txbxContent>
                  </v:textbox>
                </v:rect>
                <v:rect id="Rectangle 28832" style="position:absolute;width:4640;height:1072;left:20919;top:254;" filled="f" stroked="f">
                  <v:textbox inset="0,0,0,0">
                    <w:txbxContent>
                      <w:p>
                        <w:pPr>
                          <w:spacing w:before="0" w:after="160" w:line="259" w:lineRule="auto"/>
                          <w:ind w:left="0" w:right="0" w:firstLine="0"/>
                          <w:jc w:val="left"/>
                        </w:pPr>
                        <w:r>
                          <w:rPr>
                            <w:rFonts w:cs="Arial" w:hAnsi="Arial" w:eastAsia="Arial" w:ascii="Arial"/>
                            <w:sz w:val="14"/>
                          </w:rPr>
                          <w:t xml:space="preserve">Cluster 1</w:t>
                        </w:r>
                      </w:p>
                    </w:txbxContent>
                  </v:textbox>
                </v:rect>
                <v:rect id="Rectangle 28833" style="position:absolute;width:4640;height:1072;left:26696;top:254;" filled="f" stroked="f">
                  <v:textbox inset="0,0,0,0">
                    <w:txbxContent>
                      <w:p>
                        <w:pPr>
                          <w:spacing w:before="0" w:after="160" w:line="259" w:lineRule="auto"/>
                          <w:ind w:left="0" w:right="0" w:firstLine="0"/>
                          <w:jc w:val="left"/>
                        </w:pPr>
                        <w:r>
                          <w:rPr>
                            <w:rFonts w:cs="Arial" w:hAnsi="Arial" w:eastAsia="Arial" w:ascii="Arial"/>
                            <w:sz w:val="14"/>
                          </w:rPr>
                          <w:t xml:space="preserve">Cluster 2</w:t>
                        </w:r>
                      </w:p>
                    </w:txbxContent>
                  </v:textbox>
                </v:rect>
              </v:group>
            </w:pict>
          </mc:Fallback>
        </mc:AlternateContent>
      </w:r>
    </w:p>
    <w:p w14:paraId="4BF69A65" w14:textId="77777777" w:rsidR="00DA2B11" w:rsidRDefault="004C3EA9">
      <w:pPr>
        <w:spacing w:after="39" w:line="259" w:lineRule="auto"/>
        <w:ind w:left="1446" w:right="0"/>
        <w:jc w:val="left"/>
      </w:pPr>
      <w:r>
        <w:rPr>
          <w:rFonts w:ascii="Calibri" w:eastAsia="Calibri" w:hAnsi="Calibri" w:cs="Calibri"/>
          <w:noProof/>
          <w:lang w:val="nb-NO" w:eastAsia="nb-NO"/>
        </w:rPr>
        <mc:AlternateContent>
          <mc:Choice Requires="wpg">
            <w:drawing>
              <wp:anchor distT="0" distB="0" distL="114300" distR="114300" simplePos="0" relativeHeight="251666432" behindDoc="0" locked="0" layoutInCell="1" allowOverlap="1" wp14:anchorId="10D04F81" wp14:editId="2286B1D3">
                <wp:simplePos x="0" y="0"/>
                <wp:positionH relativeFrom="column">
                  <wp:posOffset>911830</wp:posOffset>
                </wp:positionH>
                <wp:positionV relativeFrom="paragraph">
                  <wp:posOffset>70591</wp:posOffset>
                </wp:positionV>
                <wp:extent cx="112941" cy="536136"/>
                <wp:effectExtent l="0" t="0" r="0" b="0"/>
                <wp:wrapSquare wrapText="bothSides"/>
                <wp:docPr id="139919" name="Group 139919"/>
                <wp:cNvGraphicFramePr/>
                <a:graphic xmlns:a="http://schemas.openxmlformats.org/drawingml/2006/main">
                  <a:graphicData uri="http://schemas.microsoft.com/office/word/2010/wordprocessingGroup">
                    <wpg:wgp>
                      <wpg:cNvGrpSpPr/>
                      <wpg:grpSpPr>
                        <a:xfrm>
                          <a:off x="0" y="0"/>
                          <a:ext cx="112941" cy="536136"/>
                          <a:chOff x="0" y="0"/>
                          <a:chExt cx="112941" cy="536136"/>
                        </a:xfrm>
                      </wpg:grpSpPr>
                      <wps:wsp>
                        <wps:cNvPr id="28869" name="Rectangle 28869"/>
                        <wps:cNvSpPr/>
                        <wps:spPr>
                          <a:xfrm rot="-5399999">
                            <a:off x="-281423" y="104499"/>
                            <a:ext cx="713060" cy="150213"/>
                          </a:xfrm>
                          <a:prstGeom prst="rect">
                            <a:avLst/>
                          </a:prstGeom>
                          <a:ln>
                            <a:noFill/>
                          </a:ln>
                        </wps:spPr>
                        <wps:txbx>
                          <w:txbxContent>
                            <w:p w14:paraId="41F25EAA" w14:textId="77777777" w:rsidR="00DA2B11" w:rsidRDefault="004C3EA9">
                              <w:pPr>
                                <w:spacing w:after="160" w:line="259" w:lineRule="auto"/>
                                <w:ind w:left="0" w:right="0" w:firstLine="0"/>
                                <w:jc w:val="left"/>
                              </w:pPr>
                              <w:r>
                                <w:rPr>
                                  <w:rFonts w:ascii="Arial" w:eastAsia="Arial" w:hAnsi="Arial" w:cs="Arial"/>
                                  <w:sz w:val="19"/>
                                </w:rPr>
                                <w:t>Nanopore</w:t>
                              </w:r>
                            </w:p>
                          </w:txbxContent>
                        </wps:txbx>
                        <wps:bodyPr horzOverflow="overflow" vert="horz" lIns="0" tIns="0" rIns="0" bIns="0" rtlCol="0">
                          <a:noAutofit/>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39919" style="width:8.89302pt;height:42.2154pt;position:absolute;mso-position-horizontal-relative:text;mso-position-horizontal:absolute;margin-left:71.7977pt;mso-position-vertical-relative:text;margin-top:5.55835pt;" coordsize="1129,5361">
                <v:rect id="Rectangle 28869" style="position:absolute;width:7130;height:1502;left:-2814;top:1044;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9"/>
                          </w:rPr>
                          <w:t xml:space="preserve">Nanopore</w:t>
                        </w:r>
                      </w:p>
                    </w:txbxContent>
                  </v:textbox>
                </v:rect>
                <w10:wrap type="square"/>
              </v:group>
            </w:pict>
          </mc:Fallback>
        </mc:AlternateContent>
      </w:r>
      <w:r>
        <w:rPr>
          <w:rFonts w:ascii="Calibri" w:eastAsia="Calibri" w:hAnsi="Calibri" w:cs="Calibri"/>
          <w:noProof/>
          <w:lang w:val="nb-NO" w:eastAsia="nb-NO"/>
        </w:rPr>
        <mc:AlternateContent>
          <mc:Choice Requires="wpg">
            <w:drawing>
              <wp:anchor distT="0" distB="0" distL="114300" distR="114300" simplePos="0" relativeHeight="251667456" behindDoc="0" locked="0" layoutInCell="1" allowOverlap="1" wp14:anchorId="2460BAB4" wp14:editId="2DE75712">
                <wp:simplePos x="0" y="0"/>
                <wp:positionH relativeFrom="column">
                  <wp:posOffset>1478125</wp:posOffset>
                </wp:positionH>
                <wp:positionV relativeFrom="paragraph">
                  <wp:posOffset>178508</wp:posOffset>
                </wp:positionV>
                <wp:extent cx="3345595" cy="464010"/>
                <wp:effectExtent l="0" t="0" r="0" b="0"/>
                <wp:wrapSquare wrapText="bothSides"/>
                <wp:docPr id="139918" name="Group 139918"/>
                <wp:cNvGraphicFramePr/>
                <a:graphic xmlns:a="http://schemas.openxmlformats.org/drawingml/2006/main">
                  <a:graphicData uri="http://schemas.microsoft.com/office/word/2010/wordprocessingGroup">
                    <wpg:wgp>
                      <wpg:cNvGrpSpPr/>
                      <wpg:grpSpPr>
                        <a:xfrm>
                          <a:off x="0" y="0"/>
                          <a:ext cx="3345595" cy="464010"/>
                          <a:chOff x="0" y="0"/>
                          <a:chExt cx="3345595" cy="464010"/>
                        </a:xfrm>
                      </wpg:grpSpPr>
                      <wps:wsp>
                        <wps:cNvPr id="28836" name="Rectangle 28836"/>
                        <wps:cNvSpPr/>
                        <wps:spPr>
                          <a:xfrm>
                            <a:off x="648432" y="46625"/>
                            <a:ext cx="83840" cy="139482"/>
                          </a:xfrm>
                          <a:prstGeom prst="rect">
                            <a:avLst/>
                          </a:prstGeom>
                          <a:ln>
                            <a:noFill/>
                          </a:ln>
                        </wps:spPr>
                        <wps:txbx>
                          <w:txbxContent>
                            <w:p w14:paraId="03809853" w14:textId="77777777" w:rsidR="00DA2B11" w:rsidRDefault="004C3EA9">
                              <w:pPr>
                                <w:spacing w:after="160" w:line="259" w:lineRule="auto"/>
                                <w:ind w:left="0" w:right="0" w:firstLine="0"/>
                                <w:jc w:val="left"/>
                              </w:pPr>
                              <w:r>
                                <w:rPr>
                                  <w:rFonts w:ascii="Arial" w:eastAsia="Arial" w:hAnsi="Arial" w:cs="Arial"/>
                                  <w:sz w:val="18"/>
                                </w:rPr>
                                <w:t>9</w:t>
                              </w:r>
                            </w:p>
                          </w:txbxContent>
                        </wps:txbx>
                        <wps:bodyPr horzOverflow="overflow" vert="horz" lIns="0" tIns="0" rIns="0" bIns="0" rtlCol="0">
                          <a:noAutofit/>
                        </wps:bodyPr>
                      </wps:wsp>
                      <wps:wsp>
                        <wps:cNvPr id="28837" name="Rectangle 28837"/>
                        <wps:cNvSpPr/>
                        <wps:spPr>
                          <a:xfrm>
                            <a:off x="1151392" y="46625"/>
                            <a:ext cx="83841" cy="139482"/>
                          </a:xfrm>
                          <a:prstGeom prst="rect">
                            <a:avLst/>
                          </a:prstGeom>
                          <a:ln>
                            <a:noFill/>
                          </a:ln>
                        </wps:spPr>
                        <wps:txbx>
                          <w:txbxContent>
                            <w:p w14:paraId="456BCF63" w14:textId="77777777" w:rsidR="00DA2B11" w:rsidRDefault="004C3EA9">
                              <w:pPr>
                                <w:spacing w:after="160" w:line="259" w:lineRule="auto"/>
                                <w:ind w:left="0" w:right="0" w:firstLine="0"/>
                                <w:jc w:val="left"/>
                              </w:pPr>
                              <w:r>
                                <w:rPr>
                                  <w:rFonts w:ascii="Arial" w:eastAsia="Arial" w:hAnsi="Arial" w:cs="Arial"/>
                                  <w:sz w:val="18"/>
                                </w:rPr>
                                <w:t>6</w:t>
                              </w:r>
                            </w:p>
                          </w:txbxContent>
                        </wps:txbx>
                        <wps:bodyPr horzOverflow="overflow" vert="horz" lIns="0" tIns="0" rIns="0" bIns="0" rtlCol="0">
                          <a:noAutofit/>
                        </wps:bodyPr>
                      </wps:wsp>
                      <wps:wsp>
                        <wps:cNvPr id="28838" name="Rectangle 28838"/>
                        <wps:cNvSpPr/>
                        <wps:spPr>
                          <a:xfrm>
                            <a:off x="1654352" y="46625"/>
                            <a:ext cx="83841" cy="139482"/>
                          </a:xfrm>
                          <a:prstGeom prst="rect">
                            <a:avLst/>
                          </a:prstGeom>
                          <a:ln>
                            <a:noFill/>
                          </a:ln>
                        </wps:spPr>
                        <wps:txbx>
                          <w:txbxContent>
                            <w:p w14:paraId="198D5771" w14:textId="77777777" w:rsidR="00DA2B11" w:rsidRDefault="004C3EA9">
                              <w:pPr>
                                <w:spacing w:after="160" w:line="259" w:lineRule="auto"/>
                                <w:ind w:left="0" w:right="0" w:firstLine="0"/>
                                <w:jc w:val="left"/>
                              </w:pPr>
                              <w:r>
                                <w:rPr>
                                  <w:rFonts w:ascii="Arial" w:eastAsia="Arial" w:hAnsi="Arial" w:cs="Arial"/>
                                  <w:sz w:val="18"/>
                                </w:rPr>
                                <w:t>1</w:t>
                              </w:r>
                            </w:p>
                          </w:txbxContent>
                        </wps:txbx>
                        <wps:bodyPr horzOverflow="overflow" vert="horz" lIns="0" tIns="0" rIns="0" bIns="0" rtlCol="0">
                          <a:noAutofit/>
                        </wps:bodyPr>
                      </wps:wsp>
                      <wps:wsp>
                        <wps:cNvPr id="28839" name="Rectangle 28839"/>
                        <wps:cNvSpPr/>
                        <wps:spPr>
                          <a:xfrm>
                            <a:off x="2157311" y="46625"/>
                            <a:ext cx="83841" cy="139482"/>
                          </a:xfrm>
                          <a:prstGeom prst="rect">
                            <a:avLst/>
                          </a:prstGeom>
                          <a:ln>
                            <a:noFill/>
                          </a:ln>
                        </wps:spPr>
                        <wps:txbx>
                          <w:txbxContent>
                            <w:p w14:paraId="31584559" w14:textId="77777777" w:rsidR="00DA2B11" w:rsidRDefault="004C3EA9">
                              <w:pPr>
                                <w:spacing w:after="160" w:line="259" w:lineRule="auto"/>
                                <w:ind w:left="0" w:right="0" w:firstLine="0"/>
                                <w:jc w:val="left"/>
                              </w:pPr>
                              <w:r>
                                <w:rPr>
                                  <w:rFonts w:ascii="Arial" w:eastAsia="Arial" w:hAnsi="Arial" w:cs="Arial"/>
                                  <w:sz w:val="18"/>
                                </w:rPr>
                                <w:t>1</w:t>
                              </w:r>
                            </w:p>
                          </w:txbxContent>
                        </wps:txbx>
                        <wps:bodyPr horzOverflow="overflow" vert="horz" lIns="0" tIns="0" rIns="0" bIns="0" rtlCol="0">
                          <a:noAutofit/>
                        </wps:bodyPr>
                      </wps:wsp>
                      <wps:wsp>
                        <wps:cNvPr id="28840" name="Rectangle 28840"/>
                        <wps:cNvSpPr/>
                        <wps:spPr>
                          <a:xfrm>
                            <a:off x="2660271" y="46625"/>
                            <a:ext cx="83841" cy="139482"/>
                          </a:xfrm>
                          <a:prstGeom prst="rect">
                            <a:avLst/>
                          </a:prstGeom>
                          <a:ln>
                            <a:noFill/>
                          </a:ln>
                        </wps:spPr>
                        <wps:txbx>
                          <w:txbxContent>
                            <w:p w14:paraId="39E21312" w14:textId="77777777" w:rsidR="00DA2B11" w:rsidRDefault="004C3EA9">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841" name="Rectangle 28841"/>
                        <wps:cNvSpPr/>
                        <wps:spPr>
                          <a:xfrm>
                            <a:off x="3163231" y="46625"/>
                            <a:ext cx="83841" cy="139482"/>
                          </a:xfrm>
                          <a:prstGeom prst="rect">
                            <a:avLst/>
                          </a:prstGeom>
                          <a:ln>
                            <a:noFill/>
                          </a:ln>
                        </wps:spPr>
                        <wps:txbx>
                          <w:txbxContent>
                            <w:p w14:paraId="47CBCDFE" w14:textId="77777777" w:rsidR="00DA2B11" w:rsidRDefault="004C3EA9">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842" name="Rectangle 28842"/>
                        <wps:cNvSpPr/>
                        <wps:spPr>
                          <a:xfrm>
                            <a:off x="616860" y="192271"/>
                            <a:ext cx="167681" cy="139483"/>
                          </a:xfrm>
                          <a:prstGeom prst="rect">
                            <a:avLst/>
                          </a:prstGeom>
                          <a:ln>
                            <a:noFill/>
                          </a:ln>
                        </wps:spPr>
                        <wps:txbx>
                          <w:txbxContent>
                            <w:p w14:paraId="563883B8" w14:textId="77777777" w:rsidR="00DA2B11" w:rsidRDefault="004C3EA9">
                              <w:pPr>
                                <w:spacing w:after="160" w:line="259" w:lineRule="auto"/>
                                <w:ind w:left="0" w:right="0" w:firstLine="0"/>
                                <w:jc w:val="left"/>
                              </w:pPr>
                              <w:r>
                                <w:rPr>
                                  <w:rFonts w:ascii="Arial" w:eastAsia="Arial" w:hAnsi="Arial" w:cs="Arial"/>
                                  <w:sz w:val="18"/>
                                </w:rPr>
                                <w:t>16</w:t>
                              </w:r>
                            </w:p>
                          </w:txbxContent>
                        </wps:txbx>
                        <wps:bodyPr horzOverflow="overflow" vert="horz" lIns="0" tIns="0" rIns="0" bIns="0" rtlCol="0">
                          <a:noAutofit/>
                        </wps:bodyPr>
                      </wps:wsp>
                      <wps:wsp>
                        <wps:cNvPr id="28843" name="Rectangle 28843"/>
                        <wps:cNvSpPr/>
                        <wps:spPr>
                          <a:xfrm>
                            <a:off x="1119820" y="192271"/>
                            <a:ext cx="167681" cy="139483"/>
                          </a:xfrm>
                          <a:prstGeom prst="rect">
                            <a:avLst/>
                          </a:prstGeom>
                          <a:ln>
                            <a:noFill/>
                          </a:ln>
                        </wps:spPr>
                        <wps:txbx>
                          <w:txbxContent>
                            <w:p w14:paraId="23D40124" w14:textId="77777777" w:rsidR="00DA2B11" w:rsidRDefault="004C3EA9">
                              <w:pPr>
                                <w:spacing w:after="160" w:line="259" w:lineRule="auto"/>
                                <w:ind w:left="0" w:right="0" w:firstLine="0"/>
                                <w:jc w:val="left"/>
                              </w:pPr>
                              <w:r>
                                <w:rPr>
                                  <w:rFonts w:ascii="Arial" w:eastAsia="Arial" w:hAnsi="Arial" w:cs="Arial"/>
                                  <w:sz w:val="18"/>
                                </w:rPr>
                                <w:t>15</w:t>
                              </w:r>
                            </w:p>
                          </w:txbxContent>
                        </wps:txbx>
                        <wps:bodyPr horzOverflow="overflow" vert="horz" lIns="0" tIns="0" rIns="0" bIns="0" rtlCol="0">
                          <a:noAutofit/>
                        </wps:bodyPr>
                      </wps:wsp>
                      <wps:wsp>
                        <wps:cNvPr id="28844" name="Rectangle 28844"/>
                        <wps:cNvSpPr/>
                        <wps:spPr>
                          <a:xfrm>
                            <a:off x="1622780" y="192271"/>
                            <a:ext cx="167681" cy="139483"/>
                          </a:xfrm>
                          <a:prstGeom prst="rect">
                            <a:avLst/>
                          </a:prstGeom>
                          <a:ln>
                            <a:noFill/>
                          </a:ln>
                        </wps:spPr>
                        <wps:txbx>
                          <w:txbxContent>
                            <w:p w14:paraId="084539EE" w14:textId="77777777" w:rsidR="00DA2B11" w:rsidRDefault="004C3EA9">
                              <w:pPr>
                                <w:spacing w:after="160" w:line="259" w:lineRule="auto"/>
                                <w:ind w:left="0" w:right="0" w:firstLine="0"/>
                                <w:jc w:val="left"/>
                              </w:pPr>
                              <w:r>
                                <w:rPr>
                                  <w:rFonts w:ascii="Arial" w:eastAsia="Arial" w:hAnsi="Arial" w:cs="Arial"/>
                                  <w:sz w:val="18"/>
                                </w:rPr>
                                <w:t>10</w:t>
                              </w:r>
                            </w:p>
                          </w:txbxContent>
                        </wps:txbx>
                        <wps:bodyPr horzOverflow="overflow" vert="horz" lIns="0" tIns="0" rIns="0" bIns="0" rtlCol="0">
                          <a:noAutofit/>
                        </wps:bodyPr>
                      </wps:wsp>
                      <wps:wsp>
                        <wps:cNvPr id="28845" name="Rectangle 28845"/>
                        <wps:cNvSpPr/>
                        <wps:spPr>
                          <a:xfrm>
                            <a:off x="2157311" y="192271"/>
                            <a:ext cx="83841" cy="139483"/>
                          </a:xfrm>
                          <a:prstGeom prst="rect">
                            <a:avLst/>
                          </a:prstGeom>
                          <a:ln>
                            <a:noFill/>
                          </a:ln>
                        </wps:spPr>
                        <wps:txbx>
                          <w:txbxContent>
                            <w:p w14:paraId="4AC2CA11" w14:textId="77777777" w:rsidR="00DA2B11" w:rsidRDefault="004C3EA9">
                              <w:pPr>
                                <w:spacing w:after="160" w:line="259" w:lineRule="auto"/>
                                <w:ind w:left="0" w:right="0" w:firstLine="0"/>
                                <w:jc w:val="left"/>
                              </w:pPr>
                              <w:r>
                                <w:rPr>
                                  <w:rFonts w:ascii="Arial" w:eastAsia="Arial" w:hAnsi="Arial" w:cs="Arial"/>
                                  <w:sz w:val="18"/>
                                </w:rPr>
                                <w:t>9</w:t>
                              </w:r>
                            </w:p>
                          </w:txbxContent>
                        </wps:txbx>
                        <wps:bodyPr horzOverflow="overflow" vert="horz" lIns="0" tIns="0" rIns="0" bIns="0" rtlCol="0">
                          <a:noAutofit/>
                        </wps:bodyPr>
                      </wps:wsp>
                      <wps:wsp>
                        <wps:cNvPr id="28846" name="Rectangle 28846"/>
                        <wps:cNvSpPr/>
                        <wps:spPr>
                          <a:xfrm>
                            <a:off x="2660271" y="192271"/>
                            <a:ext cx="83841" cy="139483"/>
                          </a:xfrm>
                          <a:prstGeom prst="rect">
                            <a:avLst/>
                          </a:prstGeom>
                          <a:ln>
                            <a:noFill/>
                          </a:ln>
                        </wps:spPr>
                        <wps:txbx>
                          <w:txbxContent>
                            <w:p w14:paraId="6F0A6813" w14:textId="77777777" w:rsidR="00DA2B11" w:rsidRDefault="004C3EA9">
                              <w:pPr>
                                <w:spacing w:after="160" w:line="259" w:lineRule="auto"/>
                                <w:ind w:left="0" w:right="0" w:firstLine="0"/>
                                <w:jc w:val="left"/>
                              </w:pPr>
                              <w:r>
                                <w:rPr>
                                  <w:rFonts w:ascii="Arial" w:eastAsia="Arial" w:hAnsi="Arial" w:cs="Arial"/>
                                  <w:sz w:val="18"/>
                                </w:rPr>
                                <w:t>4</w:t>
                              </w:r>
                            </w:p>
                          </w:txbxContent>
                        </wps:txbx>
                        <wps:bodyPr horzOverflow="overflow" vert="horz" lIns="0" tIns="0" rIns="0" bIns="0" rtlCol="0">
                          <a:noAutofit/>
                        </wps:bodyPr>
                      </wps:wsp>
                      <wps:wsp>
                        <wps:cNvPr id="28847" name="Rectangle 28847"/>
                        <wps:cNvSpPr/>
                        <wps:spPr>
                          <a:xfrm>
                            <a:off x="3163231" y="192271"/>
                            <a:ext cx="83841" cy="139483"/>
                          </a:xfrm>
                          <a:prstGeom prst="rect">
                            <a:avLst/>
                          </a:prstGeom>
                          <a:ln>
                            <a:noFill/>
                          </a:ln>
                        </wps:spPr>
                        <wps:txbx>
                          <w:txbxContent>
                            <w:p w14:paraId="3C7B82E8" w14:textId="77777777" w:rsidR="00DA2B11" w:rsidRDefault="004C3EA9">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848" name="Shape 28848"/>
                        <wps:cNvSpPr/>
                        <wps:spPr>
                          <a:xfrm>
                            <a:off x="26077" y="0"/>
                            <a:ext cx="0" cy="320335"/>
                          </a:xfrm>
                          <a:custGeom>
                            <a:avLst/>
                            <a:gdLst/>
                            <a:ahLst/>
                            <a:cxnLst/>
                            <a:rect l="0" t="0" r="0" b="0"/>
                            <a:pathLst>
                              <a:path h="320335">
                                <a:moveTo>
                                  <a:pt x="0" y="320335"/>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853" name="Shape 28853"/>
                        <wps:cNvSpPr/>
                        <wps:spPr>
                          <a:xfrm>
                            <a:off x="0" y="232947"/>
                            <a:ext cx="26077" cy="0"/>
                          </a:xfrm>
                          <a:custGeom>
                            <a:avLst/>
                            <a:gdLst/>
                            <a:ahLst/>
                            <a:cxnLst/>
                            <a:rect l="0" t="0" r="0" b="0"/>
                            <a:pathLst>
                              <a:path w="26077">
                                <a:moveTo>
                                  <a:pt x="0" y="0"/>
                                </a:moveTo>
                                <a:lnTo>
                                  <a:pt x="26077"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854" name="Shape 28854"/>
                        <wps:cNvSpPr/>
                        <wps:spPr>
                          <a:xfrm>
                            <a:off x="0" y="87301"/>
                            <a:ext cx="26077" cy="0"/>
                          </a:xfrm>
                          <a:custGeom>
                            <a:avLst/>
                            <a:gdLst/>
                            <a:ahLst/>
                            <a:cxnLst/>
                            <a:rect l="0" t="0" r="0" b="0"/>
                            <a:pathLst>
                              <a:path w="26077">
                                <a:moveTo>
                                  <a:pt x="0" y="0"/>
                                </a:moveTo>
                                <a:lnTo>
                                  <a:pt x="26077"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855" name="Shape 28855"/>
                        <wps:cNvSpPr/>
                        <wps:spPr>
                          <a:xfrm>
                            <a:off x="26077" y="320335"/>
                            <a:ext cx="3319518" cy="0"/>
                          </a:xfrm>
                          <a:custGeom>
                            <a:avLst/>
                            <a:gdLst/>
                            <a:ahLst/>
                            <a:cxnLst/>
                            <a:rect l="0" t="0" r="0" b="0"/>
                            <a:pathLst>
                              <a:path w="3319518">
                                <a:moveTo>
                                  <a:pt x="0" y="0"/>
                                </a:moveTo>
                                <a:lnTo>
                                  <a:pt x="3319518"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856" name="Shape 28856"/>
                        <wps:cNvSpPr/>
                        <wps:spPr>
                          <a:xfrm>
                            <a:off x="67991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857" name="Shape 28857"/>
                        <wps:cNvSpPr/>
                        <wps:spPr>
                          <a:xfrm>
                            <a:off x="118287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858" name="Shape 28858"/>
                        <wps:cNvSpPr/>
                        <wps:spPr>
                          <a:xfrm>
                            <a:off x="168583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859" name="Shape 28859"/>
                        <wps:cNvSpPr/>
                        <wps:spPr>
                          <a:xfrm>
                            <a:off x="218879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860" name="Shape 28860"/>
                        <wps:cNvSpPr/>
                        <wps:spPr>
                          <a:xfrm>
                            <a:off x="269175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861" name="Shape 28861"/>
                        <wps:cNvSpPr/>
                        <wps:spPr>
                          <a:xfrm>
                            <a:off x="319471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863" name="Rectangle 28863"/>
                        <wps:cNvSpPr/>
                        <wps:spPr>
                          <a:xfrm>
                            <a:off x="1124704" y="367204"/>
                            <a:ext cx="154782" cy="128753"/>
                          </a:xfrm>
                          <a:prstGeom prst="rect">
                            <a:avLst/>
                          </a:prstGeom>
                          <a:ln>
                            <a:noFill/>
                          </a:ln>
                        </wps:spPr>
                        <wps:txbx>
                          <w:txbxContent>
                            <w:p w14:paraId="34F903A0" w14:textId="77777777" w:rsidR="00DA2B11" w:rsidRDefault="004C3EA9">
                              <w:pPr>
                                <w:spacing w:after="160" w:line="259" w:lineRule="auto"/>
                                <w:ind w:left="0" w:right="0" w:firstLine="0"/>
                                <w:jc w:val="left"/>
                              </w:pPr>
                              <w:r>
                                <w:rPr>
                                  <w:rFonts w:ascii="Arial" w:eastAsia="Arial" w:hAnsi="Arial" w:cs="Arial"/>
                                  <w:sz w:val="16"/>
                                </w:rPr>
                                <w:t>10</w:t>
                              </w:r>
                            </w:p>
                          </w:txbxContent>
                        </wps:txbx>
                        <wps:bodyPr horzOverflow="overflow" vert="horz" lIns="0" tIns="0" rIns="0" bIns="0" rtlCol="0">
                          <a:noAutofit/>
                        </wps:bodyPr>
                      </wps:wsp>
                      <wps:wsp>
                        <wps:cNvPr id="28864" name="Rectangle 28864"/>
                        <wps:cNvSpPr/>
                        <wps:spPr>
                          <a:xfrm>
                            <a:off x="1627664" y="367204"/>
                            <a:ext cx="154782" cy="128753"/>
                          </a:xfrm>
                          <a:prstGeom prst="rect">
                            <a:avLst/>
                          </a:prstGeom>
                          <a:ln>
                            <a:noFill/>
                          </a:ln>
                        </wps:spPr>
                        <wps:txbx>
                          <w:txbxContent>
                            <w:p w14:paraId="1BA18BC4" w14:textId="77777777" w:rsidR="00DA2B11" w:rsidRDefault="004C3EA9">
                              <w:pPr>
                                <w:spacing w:after="160" w:line="259" w:lineRule="auto"/>
                                <w:ind w:left="0" w:right="0" w:firstLine="0"/>
                                <w:jc w:val="left"/>
                              </w:pPr>
                              <w:r>
                                <w:rPr>
                                  <w:rFonts w:ascii="Arial" w:eastAsia="Arial" w:hAnsi="Arial" w:cs="Arial"/>
                                  <w:sz w:val="16"/>
                                </w:rPr>
                                <w:t>15</w:t>
                              </w:r>
                            </w:p>
                          </w:txbxContent>
                        </wps:txbx>
                        <wps:bodyPr horzOverflow="overflow" vert="horz" lIns="0" tIns="0" rIns="0" bIns="0" rtlCol="0">
                          <a:noAutofit/>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39918" style="width:263.433pt;height:36.5363pt;position:absolute;mso-position-horizontal-relative:text;mso-position-horizontal:absolute;margin-left:116.388pt;mso-position-vertical-relative:text;margin-top:14.0558pt;" coordsize="33455,4640">
                <v:rect id="Rectangle 28836" style="position:absolute;width:838;height:1394;left:6484;top:466;" filled="f" stroked="f">
                  <v:textbox inset="0,0,0,0">
                    <w:txbxContent>
                      <w:p>
                        <w:pPr>
                          <w:spacing w:before="0" w:after="160" w:line="259" w:lineRule="auto"/>
                          <w:ind w:left="0" w:right="0" w:firstLine="0"/>
                          <w:jc w:val="left"/>
                        </w:pPr>
                        <w:r>
                          <w:rPr>
                            <w:rFonts w:cs="Arial" w:hAnsi="Arial" w:eastAsia="Arial" w:ascii="Arial"/>
                            <w:sz w:val="18"/>
                          </w:rPr>
                          <w:t xml:space="preserve">9</w:t>
                        </w:r>
                      </w:p>
                    </w:txbxContent>
                  </v:textbox>
                </v:rect>
                <v:rect id="Rectangle 28837" style="position:absolute;width:838;height:1394;left:11513;top:466;" filled="f" stroked="f">
                  <v:textbox inset="0,0,0,0">
                    <w:txbxContent>
                      <w:p>
                        <w:pPr>
                          <w:spacing w:before="0" w:after="160" w:line="259" w:lineRule="auto"/>
                          <w:ind w:left="0" w:right="0" w:firstLine="0"/>
                          <w:jc w:val="left"/>
                        </w:pPr>
                        <w:r>
                          <w:rPr>
                            <w:rFonts w:cs="Arial" w:hAnsi="Arial" w:eastAsia="Arial" w:ascii="Arial"/>
                            <w:sz w:val="18"/>
                          </w:rPr>
                          <w:t xml:space="preserve">6</w:t>
                        </w:r>
                      </w:p>
                    </w:txbxContent>
                  </v:textbox>
                </v:rect>
                <v:rect id="Rectangle 28838" style="position:absolute;width:838;height:1394;left:16543;top:466;" filled="f" stroked="f">
                  <v:textbox inset="0,0,0,0">
                    <w:txbxContent>
                      <w:p>
                        <w:pPr>
                          <w:spacing w:before="0" w:after="160" w:line="259" w:lineRule="auto"/>
                          <w:ind w:left="0" w:right="0" w:firstLine="0"/>
                          <w:jc w:val="left"/>
                        </w:pPr>
                        <w:r>
                          <w:rPr>
                            <w:rFonts w:cs="Arial" w:hAnsi="Arial" w:eastAsia="Arial" w:ascii="Arial"/>
                            <w:sz w:val="18"/>
                          </w:rPr>
                          <w:t xml:space="preserve">1</w:t>
                        </w:r>
                      </w:p>
                    </w:txbxContent>
                  </v:textbox>
                </v:rect>
                <v:rect id="Rectangle 28839" style="position:absolute;width:838;height:1394;left:21573;top:466;" filled="f" stroked="f">
                  <v:textbox inset="0,0,0,0">
                    <w:txbxContent>
                      <w:p>
                        <w:pPr>
                          <w:spacing w:before="0" w:after="160" w:line="259" w:lineRule="auto"/>
                          <w:ind w:left="0" w:right="0" w:firstLine="0"/>
                          <w:jc w:val="left"/>
                        </w:pPr>
                        <w:r>
                          <w:rPr>
                            <w:rFonts w:cs="Arial" w:hAnsi="Arial" w:eastAsia="Arial" w:ascii="Arial"/>
                            <w:sz w:val="18"/>
                          </w:rPr>
                          <w:t xml:space="preserve">1</w:t>
                        </w:r>
                      </w:p>
                    </w:txbxContent>
                  </v:textbox>
                </v:rect>
                <v:rect id="Rectangle 28840" style="position:absolute;width:838;height:1394;left:26602;top:466;" filled="f" stroked="f">
                  <v:textbox inset="0,0,0,0">
                    <w:txbxContent>
                      <w:p>
                        <w:pPr>
                          <w:spacing w:before="0" w:after="160" w:line="259" w:lineRule="auto"/>
                          <w:ind w:left="0" w:right="0" w:firstLine="0"/>
                          <w:jc w:val="left"/>
                        </w:pPr>
                        <w:r>
                          <w:rPr>
                            <w:rFonts w:cs="Arial" w:hAnsi="Arial" w:eastAsia="Arial" w:ascii="Arial"/>
                            <w:sz w:val="18"/>
                          </w:rPr>
                          <w:t xml:space="preserve">0</w:t>
                        </w:r>
                      </w:p>
                    </w:txbxContent>
                  </v:textbox>
                </v:rect>
                <v:rect id="Rectangle 28841" style="position:absolute;width:838;height:1394;left:31632;top:466;" filled="f" stroked="f">
                  <v:textbox inset="0,0,0,0">
                    <w:txbxContent>
                      <w:p>
                        <w:pPr>
                          <w:spacing w:before="0" w:after="160" w:line="259" w:lineRule="auto"/>
                          <w:ind w:left="0" w:right="0" w:firstLine="0"/>
                          <w:jc w:val="left"/>
                        </w:pPr>
                        <w:r>
                          <w:rPr>
                            <w:rFonts w:cs="Arial" w:hAnsi="Arial" w:eastAsia="Arial" w:ascii="Arial"/>
                            <w:sz w:val="18"/>
                          </w:rPr>
                          <w:t xml:space="preserve">0</w:t>
                        </w:r>
                      </w:p>
                    </w:txbxContent>
                  </v:textbox>
                </v:rect>
                <v:rect id="Rectangle 28842" style="position:absolute;width:1676;height:1394;left:6168;top:1922;" filled="f" stroked="f">
                  <v:textbox inset="0,0,0,0">
                    <w:txbxContent>
                      <w:p>
                        <w:pPr>
                          <w:spacing w:before="0" w:after="160" w:line="259" w:lineRule="auto"/>
                          <w:ind w:left="0" w:right="0" w:firstLine="0"/>
                          <w:jc w:val="left"/>
                        </w:pPr>
                        <w:r>
                          <w:rPr>
                            <w:rFonts w:cs="Arial" w:hAnsi="Arial" w:eastAsia="Arial" w:ascii="Arial"/>
                            <w:sz w:val="18"/>
                          </w:rPr>
                          <w:t xml:space="preserve">16</w:t>
                        </w:r>
                      </w:p>
                    </w:txbxContent>
                  </v:textbox>
                </v:rect>
                <v:rect id="Rectangle 28843" style="position:absolute;width:1676;height:1394;left:11198;top:1922;" filled="f" stroked="f">
                  <v:textbox inset="0,0,0,0">
                    <w:txbxContent>
                      <w:p>
                        <w:pPr>
                          <w:spacing w:before="0" w:after="160" w:line="259" w:lineRule="auto"/>
                          <w:ind w:left="0" w:right="0" w:firstLine="0"/>
                          <w:jc w:val="left"/>
                        </w:pPr>
                        <w:r>
                          <w:rPr>
                            <w:rFonts w:cs="Arial" w:hAnsi="Arial" w:eastAsia="Arial" w:ascii="Arial"/>
                            <w:sz w:val="18"/>
                          </w:rPr>
                          <w:t xml:space="preserve">15</w:t>
                        </w:r>
                      </w:p>
                    </w:txbxContent>
                  </v:textbox>
                </v:rect>
                <v:rect id="Rectangle 28844" style="position:absolute;width:1676;height:1394;left:16227;top:1922;" filled="f" stroked="f">
                  <v:textbox inset="0,0,0,0">
                    <w:txbxContent>
                      <w:p>
                        <w:pPr>
                          <w:spacing w:before="0" w:after="160" w:line="259" w:lineRule="auto"/>
                          <w:ind w:left="0" w:right="0" w:firstLine="0"/>
                          <w:jc w:val="left"/>
                        </w:pPr>
                        <w:r>
                          <w:rPr>
                            <w:rFonts w:cs="Arial" w:hAnsi="Arial" w:eastAsia="Arial" w:ascii="Arial"/>
                            <w:sz w:val="18"/>
                          </w:rPr>
                          <w:t xml:space="preserve">10</w:t>
                        </w:r>
                      </w:p>
                    </w:txbxContent>
                  </v:textbox>
                </v:rect>
                <v:rect id="Rectangle 28845" style="position:absolute;width:838;height:1394;left:21573;top:1922;" filled="f" stroked="f">
                  <v:textbox inset="0,0,0,0">
                    <w:txbxContent>
                      <w:p>
                        <w:pPr>
                          <w:spacing w:before="0" w:after="160" w:line="259" w:lineRule="auto"/>
                          <w:ind w:left="0" w:right="0" w:firstLine="0"/>
                          <w:jc w:val="left"/>
                        </w:pPr>
                        <w:r>
                          <w:rPr>
                            <w:rFonts w:cs="Arial" w:hAnsi="Arial" w:eastAsia="Arial" w:ascii="Arial"/>
                            <w:sz w:val="18"/>
                          </w:rPr>
                          <w:t xml:space="preserve">9</w:t>
                        </w:r>
                      </w:p>
                    </w:txbxContent>
                  </v:textbox>
                </v:rect>
                <v:rect id="Rectangle 28846" style="position:absolute;width:838;height:1394;left:26602;top:1922;" filled="f" stroked="f">
                  <v:textbox inset="0,0,0,0">
                    <w:txbxContent>
                      <w:p>
                        <w:pPr>
                          <w:spacing w:before="0" w:after="160" w:line="259" w:lineRule="auto"/>
                          <w:ind w:left="0" w:right="0" w:firstLine="0"/>
                          <w:jc w:val="left"/>
                        </w:pPr>
                        <w:r>
                          <w:rPr>
                            <w:rFonts w:cs="Arial" w:hAnsi="Arial" w:eastAsia="Arial" w:ascii="Arial"/>
                            <w:sz w:val="18"/>
                          </w:rPr>
                          <w:t xml:space="preserve">4</w:t>
                        </w:r>
                      </w:p>
                    </w:txbxContent>
                  </v:textbox>
                </v:rect>
                <v:rect id="Rectangle 28847" style="position:absolute;width:838;height:1394;left:31632;top:1922;" filled="f" stroked="f">
                  <v:textbox inset="0,0,0,0">
                    <w:txbxContent>
                      <w:p>
                        <w:pPr>
                          <w:spacing w:before="0" w:after="160" w:line="259" w:lineRule="auto"/>
                          <w:ind w:left="0" w:right="0" w:firstLine="0"/>
                          <w:jc w:val="left"/>
                        </w:pPr>
                        <w:r>
                          <w:rPr>
                            <w:rFonts w:cs="Arial" w:hAnsi="Arial" w:eastAsia="Arial" w:ascii="Arial"/>
                            <w:sz w:val="18"/>
                          </w:rPr>
                          <w:t xml:space="preserve">0</w:t>
                        </w:r>
                      </w:p>
                    </w:txbxContent>
                  </v:textbox>
                </v:rect>
                <v:shape id="Shape 28848" style="position:absolute;width:0;height:3203;left:260;top:0;" coordsize="0,320335" path="m0,320335l0,0">
                  <v:stroke weight="0.796595pt" endcap="flat" joinstyle="round" on="true" color="#000000"/>
                  <v:fill on="false" color="#000000" opacity="0"/>
                </v:shape>
                <v:shape id="Shape 28853" style="position:absolute;width:260;height:0;left:0;top:2329;" coordsize="26077,0" path="m0,0l26077,0">
                  <v:stroke weight="0.796595pt" endcap="flat" joinstyle="round" on="true" color="#333333"/>
                  <v:fill on="false" color="#000000" opacity="0"/>
                </v:shape>
                <v:shape id="Shape 28854" style="position:absolute;width:260;height:0;left:0;top:873;" coordsize="26077,0" path="m0,0l26077,0">
                  <v:stroke weight="0.796595pt" endcap="flat" joinstyle="round" on="true" color="#333333"/>
                  <v:fill on="false" color="#000000" opacity="0"/>
                </v:shape>
                <v:shape id="Shape 28855" style="position:absolute;width:33195;height:0;left:260;top:3203;" coordsize="3319518,0" path="m0,0l3319518,0">
                  <v:stroke weight="0.796595pt" endcap="flat" joinstyle="round" on="true" color="#000000"/>
                  <v:fill on="false" color="#000000" opacity="0"/>
                </v:shape>
                <v:shape id="Shape 28856" style="position:absolute;width:0;height:259;left:6799;top:3203;" coordsize="0,25990" path="m0,25990l0,0">
                  <v:stroke weight="0.796595pt" endcap="flat" joinstyle="round" on="true" color="#333333"/>
                  <v:fill on="false" color="#000000" opacity="0"/>
                </v:shape>
                <v:shape id="Shape 28857" style="position:absolute;width:0;height:259;left:11828;top:3203;" coordsize="0,25990" path="m0,25990l0,0">
                  <v:stroke weight="0.796595pt" endcap="flat" joinstyle="round" on="true" color="#333333"/>
                  <v:fill on="false" color="#000000" opacity="0"/>
                </v:shape>
                <v:shape id="Shape 28858" style="position:absolute;width:0;height:259;left:16858;top:3203;" coordsize="0,25990" path="m0,25990l0,0">
                  <v:stroke weight="0.796595pt" endcap="flat" joinstyle="round" on="true" color="#333333"/>
                  <v:fill on="false" color="#000000" opacity="0"/>
                </v:shape>
                <v:shape id="Shape 28859" style="position:absolute;width:0;height:259;left:21887;top:3203;" coordsize="0,25990" path="m0,25990l0,0">
                  <v:stroke weight="0.796595pt" endcap="flat" joinstyle="round" on="true" color="#333333"/>
                  <v:fill on="false" color="#000000" opacity="0"/>
                </v:shape>
                <v:shape id="Shape 28860" style="position:absolute;width:0;height:259;left:26917;top:3203;" coordsize="0,25990" path="m0,25990l0,0">
                  <v:stroke weight="0.796595pt" endcap="flat" joinstyle="round" on="true" color="#333333"/>
                  <v:fill on="false" color="#000000" opacity="0"/>
                </v:shape>
                <v:shape id="Shape 28861" style="position:absolute;width:0;height:259;left:31947;top:3203;" coordsize="0,25990" path="m0,25990l0,0">
                  <v:stroke weight="0.796595pt" endcap="flat" joinstyle="round" on="true" color="#333333"/>
                  <v:fill on="false" color="#000000" opacity="0"/>
                </v:shape>
                <v:rect id="Rectangle 28863" style="position:absolute;width:1547;height:1287;left:11247;top:3672;" filled="f" stroked="f">
                  <v:textbox inset="0,0,0,0">
                    <w:txbxContent>
                      <w:p>
                        <w:pPr>
                          <w:spacing w:before="0" w:after="160" w:line="259" w:lineRule="auto"/>
                          <w:ind w:left="0" w:right="0" w:firstLine="0"/>
                          <w:jc w:val="left"/>
                        </w:pPr>
                        <w:r>
                          <w:rPr>
                            <w:rFonts w:cs="Arial" w:hAnsi="Arial" w:eastAsia="Arial" w:ascii="Arial"/>
                            <w:sz w:val="16"/>
                          </w:rPr>
                          <w:t xml:space="preserve">10</w:t>
                        </w:r>
                      </w:p>
                    </w:txbxContent>
                  </v:textbox>
                </v:rect>
                <v:rect id="Rectangle 28864" style="position:absolute;width:1547;height:1287;left:16276;top:3672;" filled="f" stroked="f">
                  <v:textbox inset="0,0,0,0">
                    <w:txbxContent>
                      <w:p>
                        <w:pPr>
                          <w:spacing w:before="0" w:after="160" w:line="259" w:lineRule="auto"/>
                          <w:ind w:left="0" w:right="0" w:firstLine="0"/>
                          <w:jc w:val="left"/>
                        </w:pPr>
                        <w:r>
                          <w:rPr>
                            <w:rFonts w:cs="Arial" w:hAnsi="Arial" w:eastAsia="Arial" w:ascii="Arial"/>
                            <w:sz w:val="16"/>
                          </w:rPr>
                          <w:t xml:space="preserve">15</w:t>
                        </w:r>
                      </w:p>
                    </w:txbxContent>
                  </v:textbox>
                </v:rect>
                <w10:wrap type="square"/>
              </v:group>
            </w:pict>
          </mc:Fallback>
        </mc:AlternateContent>
      </w:r>
      <w:r>
        <w:rPr>
          <w:rFonts w:ascii="Arial" w:eastAsia="Arial" w:hAnsi="Arial" w:cs="Arial"/>
        </w:rPr>
        <w:t>Number at risk</w:t>
      </w:r>
    </w:p>
    <w:p w14:paraId="4E8DF6FF" w14:textId="77777777" w:rsidR="00DA2B11" w:rsidRDefault="004C3EA9">
      <w:pPr>
        <w:spacing w:after="25" w:line="259" w:lineRule="auto"/>
        <w:ind w:left="1446" w:right="1429"/>
        <w:jc w:val="left"/>
      </w:pPr>
      <w:r>
        <w:rPr>
          <w:rFonts w:ascii="Arial" w:eastAsia="Arial" w:hAnsi="Arial" w:cs="Arial"/>
          <w:color w:val="6394EC"/>
          <w:sz w:val="16"/>
        </w:rPr>
        <w:t>Cluster1</w:t>
      </w:r>
    </w:p>
    <w:p w14:paraId="37497A77" w14:textId="77777777" w:rsidR="00DA2B11" w:rsidRDefault="004C3EA9">
      <w:pPr>
        <w:spacing w:after="90" w:line="259" w:lineRule="auto"/>
        <w:ind w:left="1446" w:right="1429"/>
        <w:jc w:val="left"/>
      </w:pPr>
      <w:r>
        <w:rPr>
          <w:rFonts w:ascii="Arial" w:eastAsia="Arial" w:hAnsi="Arial" w:cs="Arial"/>
          <w:color w:val="CD6600"/>
          <w:sz w:val="16"/>
        </w:rPr>
        <w:t>Cluster2</w:t>
      </w:r>
    </w:p>
    <w:p w14:paraId="18EBFB4D" w14:textId="77777777" w:rsidR="00DA2B11" w:rsidRDefault="004C3EA9">
      <w:pPr>
        <w:tabs>
          <w:tab w:val="center" w:pos="3398"/>
          <w:tab w:val="center" w:pos="5775"/>
          <w:tab w:val="center" w:pos="6567"/>
          <w:tab w:val="center" w:pos="7359"/>
        </w:tabs>
        <w:spacing w:after="11" w:line="259" w:lineRule="auto"/>
        <w:ind w:left="0" w:right="0" w:firstLine="0"/>
        <w:jc w:val="left"/>
      </w:pPr>
      <w:r>
        <w:rPr>
          <w:rFonts w:ascii="Calibri" w:eastAsia="Calibri" w:hAnsi="Calibri" w:cs="Calibri"/>
        </w:rPr>
        <w:tab/>
      </w:r>
      <w:r>
        <w:rPr>
          <w:rFonts w:ascii="Arial" w:eastAsia="Arial" w:hAnsi="Arial" w:cs="Arial"/>
          <w:sz w:val="16"/>
        </w:rPr>
        <w:t>5</w:t>
      </w:r>
      <w:r>
        <w:rPr>
          <w:rFonts w:ascii="Arial" w:eastAsia="Arial" w:hAnsi="Arial" w:cs="Arial"/>
          <w:sz w:val="16"/>
        </w:rPr>
        <w:tab/>
        <w:t>20</w:t>
      </w:r>
      <w:r>
        <w:rPr>
          <w:rFonts w:ascii="Arial" w:eastAsia="Arial" w:hAnsi="Arial" w:cs="Arial"/>
          <w:sz w:val="16"/>
        </w:rPr>
        <w:tab/>
        <w:t>25</w:t>
      </w:r>
      <w:r>
        <w:rPr>
          <w:rFonts w:ascii="Arial" w:eastAsia="Arial" w:hAnsi="Arial" w:cs="Arial"/>
          <w:sz w:val="16"/>
        </w:rPr>
        <w:tab/>
        <w:t>30</w:t>
      </w:r>
    </w:p>
    <w:p w14:paraId="30148B2C" w14:textId="77777777" w:rsidR="00DA2B11" w:rsidRDefault="004C3EA9">
      <w:pPr>
        <w:spacing w:after="171" w:line="259" w:lineRule="auto"/>
        <w:ind w:left="939" w:right="0" w:firstLine="0"/>
        <w:jc w:val="center"/>
      </w:pPr>
      <w:r>
        <w:rPr>
          <w:rFonts w:ascii="Arial" w:eastAsia="Arial" w:hAnsi="Arial" w:cs="Arial"/>
          <w:sz w:val="19"/>
        </w:rPr>
        <w:t>OS, Months</w:t>
      </w:r>
    </w:p>
    <w:p w14:paraId="1F2BD46E" w14:textId="77777777" w:rsidR="00DA2B11" w:rsidRDefault="004C3EA9">
      <w:pPr>
        <w:spacing w:after="206" w:line="265" w:lineRule="auto"/>
        <w:ind w:left="14" w:right="4"/>
        <w:jc w:val="center"/>
      </w:pPr>
      <w:r>
        <w:rPr>
          <w:sz w:val="20"/>
        </w:rPr>
        <w:t>(b) Nano Classification</w:t>
      </w:r>
    </w:p>
    <w:p w14:paraId="5B014D66" w14:textId="06BA5A14" w:rsidR="004C3EA9" w:rsidRDefault="004C3EA9" w:rsidP="004C3EA9">
      <w:pPr>
        <w:spacing w:line="257" w:lineRule="auto"/>
        <w:ind w:left="-5" w:right="0"/>
      </w:pPr>
      <w:r>
        <w:t>Figure 7: Patient survival based on Pyrosequencing classification (a) or Nanopore Sequencing classification (b)</w:t>
      </w:r>
      <w:r>
        <w:br w:type="page"/>
      </w:r>
    </w:p>
    <w:p w14:paraId="7F54A638" w14:textId="77777777" w:rsidR="004C3EA9" w:rsidRDefault="004C3EA9">
      <w:pPr>
        <w:spacing w:line="257" w:lineRule="auto"/>
        <w:ind w:left="-5" w:right="0"/>
      </w:pPr>
    </w:p>
    <w:p w14:paraId="4A4EA4FB" w14:textId="77777777" w:rsidR="00DA2B11" w:rsidRDefault="004C3EA9">
      <w:pPr>
        <w:pStyle w:val="Heading1"/>
        <w:ind w:left="-5"/>
      </w:pPr>
      <w:r>
        <w:t>References</w:t>
      </w:r>
    </w:p>
    <w:p w14:paraId="461C0B06" w14:textId="77777777" w:rsidR="00DA2B11" w:rsidRDefault="004C3EA9">
      <w:pPr>
        <w:tabs>
          <w:tab w:val="right" w:pos="9026"/>
        </w:tabs>
        <w:spacing w:after="165" w:line="259" w:lineRule="auto"/>
        <w:ind w:left="-15" w:right="0" w:firstLine="0"/>
        <w:jc w:val="left"/>
      </w:pPr>
      <w:r>
        <w:t>[</w:t>
      </w:r>
      <w:proofErr w:type="spellStart"/>
      <w:r>
        <w:t>Bady</w:t>
      </w:r>
      <w:proofErr w:type="spellEnd"/>
      <w:r>
        <w:t xml:space="preserve"> et al., 2016] </w:t>
      </w:r>
      <w:proofErr w:type="spellStart"/>
      <w:r>
        <w:t>Bady</w:t>
      </w:r>
      <w:proofErr w:type="spellEnd"/>
      <w:r>
        <w:t xml:space="preserve">, P., </w:t>
      </w:r>
      <w:proofErr w:type="spellStart"/>
      <w:r>
        <w:t>Delorenzi</w:t>
      </w:r>
      <w:proofErr w:type="spellEnd"/>
      <w:r>
        <w:t xml:space="preserve">, M., and </w:t>
      </w:r>
      <w:proofErr w:type="spellStart"/>
      <w:r>
        <w:t>Hegi</w:t>
      </w:r>
      <w:proofErr w:type="spellEnd"/>
      <w:r>
        <w:t>, M. E. (2016).</w:t>
      </w:r>
      <w:r>
        <w:tab/>
        <w:t>Sensitivity Analysis of the</w:t>
      </w:r>
    </w:p>
    <w:p w14:paraId="3CDFB6DA" w14:textId="77777777" w:rsidR="00DA2B11" w:rsidRDefault="004C3EA9">
      <w:pPr>
        <w:spacing w:after="131"/>
        <w:ind w:left="257" w:right="0"/>
      </w:pPr>
      <w:r>
        <w:t xml:space="preserve">MGMT-STP27 Model and Impact of Genetic and Epigenetic Context to Predict the MGMT Methylation Status in </w:t>
      </w:r>
      <w:proofErr w:type="spellStart"/>
      <w:r>
        <w:t>Gliomas</w:t>
      </w:r>
      <w:proofErr w:type="spellEnd"/>
      <w:r>
        <w:t xml:space="preserve"> and Other </w:t>
      </w:r>
      <w:proofErr w:type="spellStart"/>
      <w:r>
        <w:t>Tumors</w:t>
      </w:r>
      <w:proofErr w:type="spellEnd"/>
      <w:r>
        <w:t xml:space="preserve">. </w:t>
      </w:r>
      <w:r>
        <w:rPr>
          <w:i/>
        </w:rPr>
        <w:t>Journal of Molecular Diagnostics</w:t>
      </w:r>
      <w:r>
        <w:t>, 18(3).</w:t>
      </w:r>
    </w:p>
    <w:p w14:paraId="6D76A295" w14:textId="77777777" w:rsidR="00DA2B11" w:rsidRDefault="004C3EA9">
      <w:pPr>
        <w:spacing w:after="165" w:line="259" w:lineRule="auto"/>
        <w:ind w:left="-5" w:right="0"/>
      </w:pPr>
      <w:r>
        <w:t>[</w:t>
      </w:r>
      <w:proofErr w:type="spellStart"/>
      <w:r>
        <w:t>Bady</w:t>
      </w:r>
      <w:proofErr w:type="spellEnd"/>
      <w:r>
        <w:t xml:space="preserve"> et al., 2012] </w:t>
      </w:r>
      <w:proofErr w:type="spellStart"/>
      <w:r>
        <w:t>Bady</w:t>
      </w:r>
      <w:proofErr w:type="spellEnd"/>
      <w:r>
        <w:t xml:space="preserve">, P., </w:t>
      </w:r>
      <w:proofErr w:type="spellStart"/>
      <w:r>
        <w:t>Sciuscio</w:t>
      </w:r>
      <w:proofErr w:type="spellEnd"/>
      <w:r>
        <w:t xml:space="preserve">, D., </w:t>
      </w:r>
      <w:proofErr w:type="spellStart"/>
      <w:r>
        <w:t>Diserens</w:t>
      </w:r>
      <w:proofErr w:type="spellEnd"/>
      <w:r>
        <w:t xml:space="preserve">, A. C., Bloch, J., Van Den Bent, M. J., </w:t>
      </w:r>
      <w:proofErr w:type="spellStart"/>
      <w:r>
        <w:t>Marosi</w:t>
      </w:r>
      <w:proofErr w:type="spellEnd"/>
      <w:r>
        <w:t>,</w:t>
      </w:r>
    </w:p>
    <w:p w14:paraId="7B4822B7" w14:textId="77777777" w:rsidR="00DA2B11" w:rsidRDefault="004C3EA9">
      <w:pPr>
        <w:spacing w:after="131"/>
        <w:ind w:left="257" w:right="0"/>
      </w:pPr>
      <w:r>
        <w:t xml:space="preserve">C., Dietrich, P. Y., Weller, M., </w:t>
      </w:r>
      <w:proofErr w:type="spellStart"/>
      <w:r>
        <w:t>Mariani</w:t>
      </w:r>
      <w:proofErr w:type="spellEnd"/>
      <w:r>
        <w:t xml:space="preserve">, L., Heppner, F. L., </w:t>
      </w:r>
      <w:proofErr w:type="spellStart"/>
      <w:r>
        <w:t>Mcdonald</w:t>
      </w:r>
      <w:proofErr w:type="spellEnd"/>
      <w:r>
        <w:t xml:space="preserve">, D. R., Lacombe, D., Stupp, R., </w:t>
      </w:r>
      <w:proofErr w:type="spellStart"/>
      <w:r>
        <w:t>Delorenzi</w:t>
      </w:r>
      <w:proofErr w:type="spellEnd"/>
      <w:r>
        <w:t xml:space="preserve">, M., and </w:t>
      </w:r>
      <w:proofErr w:type="spellStart"/>
      <w:r>
        <w:t>Hegi</w:t>
      </w:r>
      <w:proofErr w:type="spellEnd"/>
      <w:r>
        <w:t xml:space="preserve">, M. E. (2012). MGMT methylation analysis of glioblastoma on the </w:t>
      </w:r>
      <w:proofErr w:type="spellStart"/>
      <w:r>
        <w:t>Infinium</w:t>
      </w:r>
      <w:proofErr w:type="spellEnd"/>
      <w:r>
        <w:t xml:space="preserve"> methylation </w:t>
      </w:r>
      <w:proofErr w:type="spellStart"/>
      <w:r>
        <w:t>BeadChip</w:t>
      </w:r>
      <w:proofErr w:type="spellEnd"/>
      <w:r>
        <w:t xml:space="preserve"> identifies two distinct CpG regions associated with gene silencing and outcome, yielding a prediction model for comparisons across datasets, </w:t>
      </w:r>
      <w:proofErr w:type="spellStart"/>
      <w:r>
        <w:t>tumor</w:t>
      </w:r>
      <w:proofErr w:type="spellEnd"/>
      <w:r>
        <w:t xml:space="preserve"> grades, and CIMP-status. </w:t>
      </w:r>
      <w:proofErr w:type="spellStart"/>
      <w:r>
        <w:rPr>
          <w:i/>
        </w:rPr>
        <w:t>Acta</w:t>
      </w:r>
      <w:proofErr w:type="spellEnd"/>
      <w:r>
        <w:rPr>
          <w:i/>
        </w:rPr>
        <w:t xml:space="preserve"> </w:t>
      </w:r>
      <w:proofErr w:type="spellStart"/>
      <w:r>
        <w:rPr>
          <w:i/>
        </w:rPr>
        <w:t>neuropathologica</w:t>
      </w:r>
      <w:proofErr w:type="spellEnd"/>
      <w:r>
        <w:t>, 124(4):547–560.</w:t>
      </w:r>
    </w:p>
    <w:p w14:paraId="1968B899" w14:textId="77777777" w:rsidR="00DA2B11" w:rsidRDefault="004C3EA9">
      <w:pPr>
        <w:spacing w:after="131"/>
        <w:ind w:left="232" w:right="0" w:hanging="247"/>
      </w:pPr>
      <w:r>
        <w:t>[</w:t>
      </w:r>
      <w:proofErr w:type="spellStart"/>
      <w:r>
        <w:t>Brandner</w:t>
      </w:r>
      <w:proofErr w:type="spellEnd"/>
      <w:r>
        <w:t xml:space="preserve"> et al., 2021] </w:t>
      </w:r>
      <w:proofErr w:type="spellStart"/>
      <w:r>
        <w:t>Brandner</w:t>
      </w:r>
      <w:proofErr w:type="spellEnd"/>
      <w:r>
        <w:t xml:space="preserve">, S., </w:t>
      </w:r>
      <w:proofErr w:type="spellStart"/>
      <w:r>
        <w:t>McAleenan</w:t>
      </w:r>
      <w:proofErr w:type="spellEnd"/>
      <w:r>
        <w:t xml:space="preserve">, A., Kelly, C., Spiga, F., Cheng, H. Y., Dawson, S., Schmidt, L., Faulkner, C. L., Wragg, C., Jefferies, S., Higgins, J. P., and Kurian, K. M. (2021). MGMT promoter methylation testing to predict overall survival in people with glioblastoma treated with temozolomide: A comprehensive meta-analysis based on a Cochrane Systematic Review. </w:t>
      </w:r>
      <w:r>
        <w:rPr>
          <w:i/>
        </w:rPr>
        <w:t>Neuro-Oncology</w:t>
      </w:r>
      <w:r>
        <w:t>, 23(9):1457–1469.</w:t>
      </w:r>
    </w:p>
    <w:p w14:paraId="617E91A2" w14:textId="77777777" w:rsidR="00DA2B11" w:rsidRDefault="004C3EA9">
      <w:pPr>
        <w:spacing w:after="131"/>
        <w:ind w:left="232" w:right="0" w:hanging="247"/>
      </w:pPr>
      <w:r>
        <w:t>[</w:t>
      </w:r>
      <w:proofErr w:type="spellStart"/>
      <w:r>
        <w:t>Brigliadori</w:t>
      </w:r>
      <w:proofErr w:type="spellEnd"/>
      <w:r>
        <w:t xml:space="preserve"> et al., 2016] </w:t>
      </w:r>
      <w:proofErr w:type="spellStart"/>
      <w:r>
        <w:t>Brigliadori</w:t>
      </w:r>
      <w:proofErr w:type="spellEnd"/>
      <w:r>
        <w:t xml:space="preserve">, G., </w:t>
      </w:r>
      <w:proofErr w:type="spellStart"/>
      <w:r>
        <w:t>Foca</w:t>
      </w:r>
      <w:proofErr w:type="spellEnd"/>
      <w:r>
        <w:t xml:space="preserve">, F., </w:t>
      </w:r>
      <w:proofErr w:type="spellStart"/>
      <w:r>
        <w:t>Dall’Agata</w:t>
      </w:r>
      <w:proofErr w:type="spellEnd"/>
      <w:r>
        <w:t xml:space="preserve">, M., </w:t>
      </w:r>
      <w:proofErr w:type="spellStart"/>
      <w:r>
        <w:t>Rengucci</w:t>
      </w:r>
      <w:proofErr w:type="spellEnd"/>
      <w:r>
        <w:t xml:space="preserve">, C., </w:t>
      </w:r>
      <w:proofErr w:type="spellStart"/>
      <w:r>
        <w:t>Melegari</w:t>
      </w:r>
      <w:proofErr w:type="spellEnd"/>
      <w:r>
        <w:t xml:space="preserve">, E., </w:t>
      </w:r>
      <w:proofErr w:type="spellStart"/>
      <w:r>
        <w:t>Cerasoli</w:t>
      </w:r>
      <w:proofErr w:type="spellEnd"/>
      <w:r>
        <w:t xml:space="preserve">, S., </w:t>
      </w:r>
      <w:proofErr w:type="spellStart"/>
      <w:r>
        <w:t>Amadori</w:t>
      </w:r>
      <w:proofErr w:type="spellEnd"/>
      <w:r>
        <w:t xml:space="preserve">, D., </w:t>
      </w:r>
      <w:proofErr w:type="spellStart"/>
      <w:r>
        <w:t>Calistri</w:t>
      </w:r>
      <w:proofErr w:type="spellEnd"/>
      <w:r>
        <w:t xml:space="preserve">, D., and </w:t>
      </w:r>
      <w:proofErr w:type="spellStart"/>
      <w:r>
        <w:t>Faedi</w:t>
      </w:r>
      <w:proofErr w:type="spellEnd"/>
      <w:r>
        <w:t xml:space="preserve">, M. (2016). Defining the </w:t>
      </w:r>
      <w:proofErr w:type="spellStart"/>
      <w:r>
        <w:t>cutoff</w:t>
      </w:r>
      <w:proofErr w:type="spellEnd"/>
      <w:r>
        <w:t xml:space="preserve"> value of MGMT gene promoter methylation and its predictive capacity in glioblastoma. </w:t>
      </w:r>
      <w:r>
        <w:rPr>
          <w:i/>
        </w:rPr>
        <w:t>Journal of Neuro-Oncology</w:t>
      </w:r>
      <w:r>
        <w:t>, 128(2).</w:t>
      </w:r>
    </w:p>
    <w:p w14:paraId="4FA5DBB4" w14:textId="77777777" w:rsidR="00DA2B11" w:rsidRDefault="004C3EA9">
      <w:pPr>
        <w:spacing w:after="131"/>
        <w:ind w:left="232" w:right="0" w:hanging="247"/>
      </w:pPr>
      <w:r>
        <w:t xml:space="preserve">[Choi et al., 2021] Choi, H. J., Choi, S. H., You, S. H., </w:t>
      </w:r>
      <w:proofErr w:type="spellStart"/>
      <w:r>
        <w:t>Yoo</w:t>
      </w:r>
      <w:proofErr w:type="spellEnd"/>
      <w:r>
        <w:t xml:space="preserve">, R. E., Kang, K. M., Yun, T. J., Kim, J. H., Sohn, C. H., Park, C. K., and Park, S. H. (2021). MGMT promoter methylation status in initial and recurrent glioblastoma: Correlation study with DWI and DSC PWI features. </w:t>
      </w:r>
      <w:r>
        <w:rPr>
          <w:i/>
        </w:rPr>
        <w:t>American Journal of Neuroradiology</w:t>
      </w:r>
      <w:r>
        <w:t>, 42(5).</w:t>
      </w:r>
    </w:p>
    <w:p w14:paraId="28EA58CA" w14:textId="77777777" w:rsidR="00DA2B11" w:rsidRDefault="004C3EA9">
      <w:pPr>
        <w:spacing w:after="131"/>
        <w:ind w:left="232" w:right="0" w:hanging="247"/>
      </w:pPr>
      <w:r>
        <w:t>[</w:t>
      </w:r>
      <w:proofErr w:type="spellStart"/>
      <w:r>
        <w:t>Christmann</w:t>
      </w:r>
      <w:proofErr w:type="spellEnd"/>
      <w:r>
        <w:t xml:space="preserve"> et al., 2011] </w:t>
      </w:r>
      <w:proofErr w:type="spellStart"/>
      <w:r>
        <w:t>Christmann</w:t>
      </w:r>
      <w:proofErr w:type="spellEnd"/>
      <w:r>
        <w:t xml:space="preserve">, M., Verbeek, B., </w:t>
      </w:r>
      <w:proofErr w:type="spellStart"/>
      <w:r>
        <w:t>Roos</w:t>
      </w:r>
      <w:proofErr w:type="spellEnd"/>
      <w:r>
        <w:t xml:space="preserve">, W. P., and </w:t>
      </w:r>
      <w:proofErr w:type="spellStart"/>
      <w:r>
        <w:t>Kaina</w:t>
      </w:r>
      <w:proofErr w:type="spellEnd"/>
      <w:r>
        <w:t xml:space="preserve">, B. (2011). O6Methylguanine-DNA methyltransferase (MGMT) in normal tissues and </w:t>
      </w:r>
      <w:proofErr w:type="spellStart"/>
      <w:r>
        <w:t>tumors</w:t>
      </w:r>
      <w:proofErr w:type="spellEnd"/>
      <w:r>
        <w:t xml:space="preserve">: Enzyme activity, promoter methylation and immunohistochemistry. </w:t>
      </w:r>
      <w:proofErr w:type="spellStart"/>
      <w:r>
        <w:rPr>
          <w:i/>
        </w:rPr>
        <w:t>Biochimica</w:t>
      </w:r>
      <w:proofErr w:type="spellEnd"/>
      <w:r>
        <w:rPr>
          <w:i/>
        </w:rPr>
        <w:t xml:space="preserve"> et </w:t>
      </w:r>
      <w:proofErr w:type="spellStart"/>
      <w:r>
        <w:rPr>
          <w:i/>
        </w:rPr>
        <w:t>Biophysica</w:t>
      </w:r>
      <w:proofErr w:type="spellEnd"/>
      <w:r>
        <w:rPr>
          <w:i/>
        </w:rPr>
        <w:t xml:space="preserve"> </w:t>
      </w:r>
      <w:proofErr w:type="spellStart"/>
      <w:r>
        <w:rPr>
          <w:i/>
        </w:rPr>
        <w:t>Acta</w:t>
      </w:r>
      <w:proofErr w:type="spellEnd"/>
      <w:r>
        <w:rPr>
          <w:i/>
        </w:rPr>
        <w:t xml:space="preserve"> (BBA) - Reviews on Cancer</w:t>
      </w:r>
      <w:r>
        <w:t>, 1816(2):179–190.</w:t>
      </w:r>
    </w:p>
    <w:p w14:paraId="415D1367" w14:textId="77777777" w:rsidR="00DA2B11" w:rsidRDefault="004C3EA9">
      <w:pPr>
        <w:spacing w:after="165" w:line="259" w:lineRule="auto"/>
        <w:ind w:left="-5" w:right="0"/>
      </w:pPr>
      <w:r>
        <w:t>[</w:t>
      </w:r>
      <w:proofErr w:type="spellStart"/>
      <w:r>
        <w:t>Dovek</w:t>
      </w:r>
      <w:proofErr w:type="spellEnd"/>
      <w:r>
        <w:t xml:space="preserve"> et al., 2019] </w:t>
      </w:r>
      <w:proofErr w:type="spellStart"/>
      <w:r>
        <w:t>Dovek</w:t>
      </w:r>
      <w:proofErr w:type="spellEnd"/>
      <w:r>
        <w:t xml:space="preserve">, L., Nguyen, N. T., Ozer, B. H., Li, N., </w:t>
      </w:r>
      <w:proofErr w:type="spellStart"/>
      <w:r>
        <w:t>Elashoff</w:t>
      </w:r>
      <w:proofErr w:type="spellEnd"/>
      <w:r>
        <w:t xml:space="preserve">, R. M., Green, R. M., </w:t>
      </w:r>
      <w:proofErr w:type="spellStart"/>
      <w:r>
        <w:t>Liau</w:t>
      </w:r>
      <w:proofErr w:type="spellEnd"/>
      <w:r>
        <w:t>,</w:t>
      </w:r>
    </w:p>
    <w:p w14:paraId="2ABE1DFA" w14:textId="77777777" w:rsidR="00DA2B11" w:rsidRDefault="004C3EA9">
      <w:pPr>
        <w:spacing w:after="136" w:line="416" w:lineRule="auto"/>
        <w:ind w:right="-15"/>
        <w:jc w:val="right"/>
      </w:pPr>
      <w:r>
        <w:lastRenderedPageBreak/>
        <w:t xml:space="preserve">L., Leia </w:t>
      </w:r>
      <w:proofErr w:type="spellStart"/>
      <w:r>
        <w:t>Nghiemphu</w:t>
      </w:r>
      <w:proofErr w:type="spellEnd"/>
      <w:r>
        <w:t xml:space="preserve">, P., </w:t>
      </w:r>
      <w:proofErr w:type="spellStart"/>
      <w:r>
        <w:t>Cloughesy</w:t>
      </w:r>
      <w:proofErr w:type="spellEnd"/>
      <w:r>
        <w:t xml:space="preserve">, T. F., and Lai, A. (2019). Correlation of commercially available quantitative MGMT (O-6-methylguanine-DNA methyltransferase) promoter methylation scores and GBM patient survival. </w:t>
      </w:r>
      <w:r>
        <w:rPr>
          <w:i/>
        </w:rPr>
        <w:t>Neuro-Oncology Practice</w:t>
      </w:r>
      <w:r>
        <w:t>, 6(3).</w:t>
      </w:r>
    </w:p>
    <w:p w14:paraId="5A90C534" w14:textId="77777777" w:rsidR="00DA2B11" w:rsidRDefault="004C3EA9">
      <w:pPr>
        <w:spacing w:after="131"/>
        <w:ind w:left="232" w:right="0" w:hanging="247"/>
      </w:pPr>
      <w:r>
        <w:t>[</w:t>
      </w:r>
      <w:proofErr w:type="spellStart"/>
      <w:r>
        <w:t>Håvik</w:t>
      </w:r>
      <w:proofErr w:type="spellEnd"/>
      <w:r>
        <w:t xml:space="preserve"> et al., 2012] </w:t>
      </w:r>
      <w:proofErr w:type="spellStart"/>
      <w:r>
        <w:t>Håvik</w:t>
      </w:r>
      <w:proofErr w:type="spellEnd"/>
      <w:r>
        <w:t xml:space="preserve">, A. B., Brandal, P., </w:t>
      </w:r>
      <w:proofErr w:type="spellStart"/>
      <w:r>
        <w:t>Honne</w:t>
      </w:r>
      <w:proofErr w:type="spellEnd"/>
      <w:r>
        <w:t xml:space="preserve">, H., </w:t>
      </w:r>
      <w:proofErr w:type="spellStart"/>
      <w:r>
        <w:t>Dahlback</w:t>
      </w:r>
      <w:proofErr w:type="spellEnd"/>
      <w:r>
        <w:t xml:space="preserve">, H. S. S., </w:t>
      </w:r>
      <w:proofErr w:type="spellStart"/>
      <w:r>
        <w:t>Scheie</w:t>
      </w:r>
      <w:proofErr w:type="spellEnd"/>
      <w:r>
        <w:t xml:space="preserve">, D., </w:t>
      </w:r>
      <w:proofErr w:type="spellStart"/>
      <w:r>
        <w:t>Hektoen</w:t>
      </w:r>
      <w:proofErr w:type="spellEnd"/>
      <w:r>
        <w:t xml:space="preserve">, M., </w:t>
      </w:r>
      <w:proofErr w:type="spellStart"/>
      <w:r>
        <w:t>Meling</w:t>
      </w:r>
      <w:proofErr w:type="spellEnd"/>
      <w:r>
        <w:t xml:space="preserve">, T. R., </w:t>
      </w:r>
      <w:proofErr w:type="spellStart"/>
      <w:r>
        <w:t>Helseth</w:t>
      </w:r>
      <w:proofErr w:type="spellEnd"/>
      <w:r>
        <w:t xml:space="preserve">, E., Heim, S., </w:t>
      </w:r>
      <w:proofErr w:type="spellStart"/>
      <w:r>
        <w:t>Lothe</w:t>
      </w:r>
      <w:proofErr w:type="spellEnd"/>
      <w:r>
        <w:t xml:space="preserve">, R. A., and Lind, G. E. (2012). MGMT promoter methylation in gliomas-assessment by pyrosequencing and quantitative methylation-specific PCR. </w:t>
      </w:r>
      <w:r>
        <w:rPr>
          <w:i/>
        </w:rPr>
        <w:t>Journal of Translational Medicine</w:t>
      </w:r>
      <w:r>
        <w:t>, 10(1).</w:t>
      </w:r>
    </w:p>
    <w:p w14:paraId="7EEA3D5E" w14:textId="77777777" w:rsidR="00DA2B11" w:rsidRDefault="004C3EA9">
      <w:pPr>
        <w:spacing w:after="165" w:line="259" w:lineRule="auto"/>
        <w:ind w:left="-5" w:right="0"/>
      </w:pPr>
      <w:r>
        <w:t>[</w:t>
      </w:r>
      <w:proofErr w:type="spellStart"/>
      <w:r>
        <w:t>Hegi</w:t>
      </w:r>
      <w:proofErr w:type="spellEnd"/>
      <w:r>
        <w:t xml:space="preserve"> et al., 2005] </w:t>
      </w:r>
      <w:proofErr w:type="spellStart"/>
      <w:r>
        <w:t>Hegi</w:t>
      </w:r>
      <w:proofErr w:type="spellEnd"/>
      <w:r>
        <w:t xml:space="preserve">, M. E., </w:t>
      </w:r>
      <w:proofErr w:type="spellStart"/>
      <w:r>
        <w:t>Diserens</w:t>
      </w:r>
      <w:proofErr w:type="spellEnd"/>
      <w:r>
        <w:t xml:space="preserve">, A.-C., </w:t>
      </w:r>
      <w:proofErr w:type="spellStart"/>
      <w:r>
        <w:t>Gorlia</w:t>
      </w:r>
      <w:proofErr w:type="spellEnd"/>
      <w:r>
        <w:t xml:space="preserve">, T., </w:t>
      </w:r>
      <w:proofErr w:type="spellStart"/>
      <w:r>
        <w:t>Hamou</w:t>
      </w:r>
      <w:proofErr w:type="spellEnd"/>
      <w:r>
        <w:t xml:space="preserve">, M.-F., de </w:t>
      </w:r>
      <w:proofErr w:type="spellStart"/>
      <w:r>
        <w:t>Tribolet</w:t>
      </w:r>
      <w:proofErr w:type="spellEnd"/>
      <w:r>
        <w:t>, N., Weller,</w:t>
      </w:r>
    </w:p>
    <w:p w14:paraId="7B414B69" w14:textId="77777777" w:rsidR="00DA2B11" w:rsidRDefault="004C3EA9">
      <w:pPr>
        <w:spacing w:after="131"/>
        <w:ind w:left="257" w:right="0"/>
      </w:pPr>
      <w:r>
        <w:t xml:space="preserve">M., </w:t>
      </w:r>
      <w:proofErr w:type="spellStart"/>
      <w:r>
        <w:t>Kros</w:t>
      </w:r>
      <w:proofErr w:type="spellEnd"/>
      <w:r>
        <w:t xml:space="preserve">, J. M., </w:t>
      </w:r>
      <w:proofErr w:type="spellStart"/>
      <w:r>
        <w:t>Hainfellner</w:t>
      </w:r>
      <w:proofErr w:type="spellEnd"/>
      <w:r>
        <w:t xml:space="preserve">, J. A., Mason, W., </w:t>
      </w:r>
      <w:proofErr w:type="spellStart"/>
      <w:r>
        <w:t>Mariani</w:t>
      </w:r>
      <w:proofErr w:type="spellEnd"/>
      <w:r>
        <w:t xml:space="preserve">, L., Bromberg, J. E., </w:t>
      </w:r>
      <w:proofErr w:type="spellStart"/>
      <w:r>
        <w:t>Hau</w:t>
      </w:r>
      <w:proofErr w:type="spellEnd"/>
      <w:r>
        <w:t xml:space="preserve">, P., </w:t>
      </w:r>
      <w:proofErr w:type="spellStart"/>
      <w:r>
        <w:t>Mirimanoff</w:t>
      </w:r>
      <w:proofErr w:type="spellEnd"/>
      <w:r>
        <w:t xml:space="preserve">, R. O., </w:t>
      </w:r>
      <w:proofErr w:type="spellStart"/>
      <w:r>
        <w:t>Cairncross</w:t>
      </w:r>
      <w:proofErr w:type="spellEnd"/>
      <w:r>
        <w:t xml:space="preserve">, J. G., </w:t>
      </w:r>
      <w:proofErr w:type="spellStart"/>
      <w:r>
        <w:t>Janzer</w:t>
      </w:r>
      <w:proofErr w:type="spellEnd"/>
      <w:r>
        <w:t xml:space="preserve">, R. C., and Stupp, R. (2005). MGMT Gene Silencing and Benefit from Temozolomide in </w:t>
      </w:r>
      <w:proofErr w:type="gramStart"/>
      <w:r>
        <w:t>Glioblastoma .</w:t>
      </w:r>
      <w:proofErr w:type="gramEnd"/>
      <w:r>
        <w:t xml:space="preserve"> </w:t>
      </w:r>
      <w:r>
        <w:rPr>
          <w:i/>
        </w:rPr>
        <w:t>New England Journal of Medicine</w:t>
      </w:r>
      <w:r>
        <w:t>, 352(10).</w:t>
      </w:r>
    </w:p>
    <w:p w14:paraId="12F6FC8C" w14:textId="77777777" w:rsidR="00DA2B11" w:rsidRDefault="004C3EA9">
      <w:pPr>
        <w:spacing w:after="131"/>
        <w:ind w:left="232" w:right="0" w:hanging="247"/>
      </w:pPr>
      <w:r>
        <w:t>[</w:t>
      </w:r>
      <w:proofErr w:type="spellStart"/>
      <w:r>
        <w:t>Hegi</w:t>
      </w:r>
      <w:proofErr w:type="spellEnd"/>
      <w:r>
        <w:t xml:space="preserve"> et al., 2019] </w:t>
      </w:r>
      <w:proofErr w:type="spellStart"/>
      <w:r>
        <w:t>Hegi</w:t>
      </w:r>
      <w:proofErr w:type="spellEnd"/>
      <w:r>
        <w:t xml:space="preserve">, M. E., </w:t>
      </w:r>
      <w:proofErr w:type="spellStart"/>
      <w:r>
        <w:t>Genbrugge</w:t>
      </w:r>
      <w:proofErr w:type="spellEnd"/>
      <w:r>
        <w:t xml:space="preserve">, E., </w:t>
      </w:r>
      <w:proofErr w:type="spellStart"/>
      <w:r>
        <w:t>Gorlia</w:t>
      </w:r>
      <w:proofErr w:type="spellEnd"/>
      <w:r>
        <w:t xml:space="preserve">, T., Stupp, R., Gilbert, M. R., </w:t>
      </w:r>
      <w:proofErr w:type="spellStart"/>
      <w:r>
        <w:t>Chinot</w:t>
      </w:r>
      <w:proofErr w:type="spellEnd"/>
      <w:r>
        <w:t xml:space="preserve">, O. L., Burt Nabors, L., Jones, G., Van </w:t>
      </w:r>
      <w:proofErr w:type="spellStart"/>
      <w:r>
        <w:t>Criekinge</w:t>
      </w:r>
      <w:proofErr w:type="spellEnd"/>
      <w:r>
        <w:t xml:space="preserve">, W., Straub, J., and Weller, M. (2019). MGMT promoter methylation </w:t>
      </w:r>
      <w:proofErr w:type="spellStart"/>
      <w:r>
        <w:t>cutoff</w:t>
      </w:r>
      <w:proofErr w:type="spellEnd"/>
      <w:r>
        <w:t xml:space="preserve"> with safety margin for selecting glioblastoma patients into trials omitting temozolomide: A pooled analysis of four clinical trials. </w:t>
      </w:r>
      <w:r>
        <w:rPr>
          <w:i/>
        </w:rPr>
        <w:t>Clinical Cancer Research</w:t>
      </w:r>
      <w:r>
        <w:t>, 25(6):1809– 1816.</w:t>
      </w:r>
    </w:p>
    <w:p w14:paraId="28435503" w14:textId="77777777" w:rsidR="00DA2B11" w:rsidRDefault="004C3EA9">
      <w:pPr>
        <w:spacing w:after="131"/>
        <w:ind w:left="232" w:right="0" w:hanging="247"/>
      </w:pPr>
      <w:r>
        <w:t>[</w:t>
      </w:r>
      <w:proofErr w:type="spellStart"/>
      <w:r>
        <w:t>Hegi</w:t>
      </w:r>
      <w:proofErr w:type="spellEnd"/>
      <w:r>
        <w:t xml:space="preserve"> and </w:t>
      </w:r>
      <w:proofErr w:type="spellStart"/>
      <w:r>
        <w:t>Ichimura</w:t>
      </w:r>
      <w:proofErr w:type="spellEnd"/>
      <w:r>
        <w:t xml:space="preserve">, 2021] </w:t>
      </w:r>
      <w:proofErr w:type="spellStart"/>
      <w:r>
        <w:t>Hegi</w:t>
      </w:r>
      <w:proofErr w:type="spellEnd"/>
      <w:r>
        <w:t xml:space="preserve">, M. E. and </w:t>
      </w:r>
      <w:proofErr w:type="spellStart"/>
      <w:r>
        <w:t>Ichimura</w:t>
      </w:r>
      <w:proofErr w:type="spellEnd"/>
      <w:r>
        <w:t xml:space="preserve">, K. (2021). MGMT testing always worth an emotion. </w:t>
      </w:r>
      <w:r>
        <w:rPr>
          <w:i/>
        </w:rPr>
        <w:t>Neuro-Oncology</w:t>
      </w:r>
      <w:r>
        <w:t>, 23(9):1417.</w:t>
      </w:r>
    </w:p>
    <w:p w14:paraId="3A2118E0" w14:textId="77777777" w:rsidR="00DA2B11" w:rsidRDefault="004C3EA9">
      <w:pPr>
        <w:spacing w:after="131"/>
        <w:ind w:left="232" w:right="0" w:hanging="247"/>
      </w:pPr>
      <w:r>
        <w:t xml:space="preserve">[Huang et al., 2010] Huang, Y., Pastor, W. A., Shen, Y., </w:t>
      </w:r>
      <w:proofErr w:type="spellStart"/>
      <w:r>
        <w:t>Tahiliani</w:t>
      </w:r>
      <w:proofErr w:type="spellEnd"/>
      <w:r>
        <w:t xml:space="preserve">, M., Liu, D. R., and Rao, A. (2010). The behaviour of 5-hydroxymethylcytosine in </w:t>
      </w:r>
      <w:proofErr w:type="spellStart"/>
      <w:r>
        <w:t>bisulfite</w:t>
      </w:r>
      <w:proofErr w:type="spellEnd"/>
      <w:r>
        <w:t xml:space="preserve"> sequencing. </w:t>
      </w:r>
      <w:proofErr w:type="spellStart"/>
      <w:r>
        <w:rPr>
          <w:i/>
        </w:rPr>
        <w:t>PLoS</w:t>
      </w:r>
      <w:proofErr w:type="spellEnd"/>
      <w:r>
        <w:rPr>
          <w:i/>
        </w:rPr>
        <w:t xml:space="preserve"> ONE</w:t>
      </w:r>
      <w:r>
        <w:t>, 5(1).</w:t>
      </w:r>
    </w:p>
    <w:p w14:paraId="22C4197A" w14:textId="77777777" w:rsidR="00DA2B11" w:rsidRDefault="004C3EA9">
      <w:pPr>
        <w:ind w:left="232" w:right="0" w:hanging="247"/>
      </w:pPr>
      <w:r>
        <w:t xml:space="preserve">[Jain et al., 2016] Jain, M., Olsen, H. E., Paten, B., and </w:t>
      </w:r>
      <w:proofErr w:type="spellStart"/>
      <w:r>
        <w:t>Akeson</w:t>
      </w:r>
      <w:proofErr w:type="spellEnd"/>
      <w:r>
        <w:t xml:space="preserve">, M. (2016). The Oxford Nanopore MinION: Delivery of nanopore sequencing to the genomics community. </w:t>
      </w:r>
      <w:r>
        <w:rPr>
          <w:i/>
        </w:rPr>
        <w:t>Genome Biology</w:t>
      </w:r>
      <w:r>
        <w:t>,</w:t>
      </w:r>
    </w:p>
    <w:p w14:paraId="58121777" w14:textId="77777777" w:rsidR="00DA2B11" w:rsidRDefault="004C3EA9">
      <w:pPr>
        <w:spacing w:after="301" w:line="259" w:lineRule="auto"/>
        <w:ind w:left="257" w:right="0"/>
      </w:pPr>
      <w:r>
        <w:t>17(1).</w:t>
      </w:r>
    </w:p>
    <w:p w14:paraId="491B0845" w14:textId="77777777" w:rsidR="00DA2B11" w:rsidRDefault="004C3EA9">
      <w:pPr>
        <w:spacing w:after="131"/>
        <w:ind w:left="232" w:right="0" w:hanging="247"/>
      </w:pPr>
      <w:r>
        <w:t xml:space="preserve">[Johannessen et al., 2018] Johannessen, L. E., Brandal, P., </w:t>
      </w:r>
      <w:proofErr w:type="spellStart"/>
      <w:r>
        <w:t>Myklebust</w:t>
      </w:r>
      <w:proofErr w:type="spellEnd"/>
      <w:r>
        <w:t xml:space="preserve">, T. ., Heim, S., </w:t>
      </w:r>
      <w:proofErr w:type="spellStart"/>
      <w:r>
        <w:t>Micci</w:t>
      </w:r>
      <w:proofErr w:type="spellEnd"/>
      <w:r>
        <w:t xml:space="preserve">, F., and Panagopoulos, I. (2018). MGMT gene promoter methylation status – Assessment of two pyrosequencing kits and three methylation-specific PCR methods for their predictive capacity in glioblastomas. </w:t>
      </w:r>
      <w:r>
        <w:rPr>
          <w:i/>
        </w:rPr>
        <w:t>Cancer Genomics and Proteomics</w:t>
      </w:r>
      <w:r>
        <w:t>, 15(6):437–446.</w:t>
      </w:r>
    </w:p>
    <w:p w14:paraId="2D192951" w14:textId="77777777" w:rsidR="00DA2B11" w:rsidRDefault="004C3EA9">
      <w:pPr>
        <w:ind w:left="232" w:right="0" w:hanging="247"/>
      </w:pPr>
      <w:r>
        <w:lastRenderedPageBreak/>
        <w:t xml:space="preserve">[Laver et al., 2015] Laver, T., Harrison, J., O’Neill, P. A., Moore, K., </w:t>
      </w:r>
      <w:proofErr w:type="spellStart"/>
      <w:r>
        <w:t>Farbos</w:t>
      </w:r>
      <w:proofErr w:type="spellEnd"/>
      <w:r>
        <w:t xml:space="preserve">, A., </w:t>
      </w:r>
      <w:proofErr w:type="spellStart"/>
      <w:r>
        <w:t>Paszkiewicz</w:t>
      </w:r>
      <w:proofErr w:type="spellEnd"/>
      <w:r>
        <w:t xml:space="preserve">, K., and Studholme, D. J. (2015). Assessing the performance of the Oxford Nanopore Technologies MinION. </w:t>
      </w:r>
      <w:r>
        <w:rPr>
          <w:i/>
        </w:rPr>
        <w:t>Biomolecular Detection and Quantification</w:t>
      </w:r>
      <w:r>
        <w:t>, 3.</w:t>
      </w:r>
    </w:p>
    <w:p w14:paraId="3952D1A2" w14:textId="77777777" w:rsidR="00DA2B11" w:rsidRDefault="004C3EA9">
      <w:pPr>
        <w:spacing w:after="131"/>
        <w:ind w:left="232" w:right="0" w:hanging="247"/>
      </w:pPr>
      <w:r>
        <w:t xml:space="preserve">[Malley et al., 2011] Malley, D. S., </w:t>
      </w:r>
      <w:proofErr w:type="spellStart"/>
      <w:r>
        <w:t>Hamoudi</w:t>
      </w:r>
      <w:proofErr w:type="spellEnd"/>
      <w:r>
        <w:t xml:space="preserve">, R. A., </w:t>
      </w:r>
      <w:proofErr w:type="spellStart"/>
      <w:r>
        <w:t>Kocialkowski</w:t>
      </w:r>
      <w:proofErr w:type="spellEnd"/>
      <w:r>
        <w:t xml:space="preserve">, S., Pearson, D. M., Collins, V. P., and </w:t>
      </w:r>
      <w:proofErr w:type="spellStart"/>
      <w:r>
        <w:t>Ichimura</w:t>
      </w:r>
      <w:proofErr w:type="spellEnd"/>
      <w:r>
        <w:t xml:space="preserve">, K. (2011). A distinct region of the MGMT CpG island critical for transcriptional regulation is preferentially methylated in glioblastoma cells and xenografts. </w:t>
      </w:r>
      <w:proofErr w:type="spellStart"/>
      <w:r>
        <w:rPr>
          <w:i/>
        </w:rPr>
        <w:t>Acta</w:t>
      </w:r>
      <w:proofErr w:type="spellEnd"/>
      <w:r>
        <w:rPr>
          <w:i/>
        </w:rPr>
        <w:t xml:space="preserve"> </w:t>
      </w:r>
      <w:proofErr w:type="spellStart"/>
      <w:r>
        <w:rPr>
          <w:i/>
        </w:rPr>
        <w:t>Neuropathologica</w:t>
      </w:r>
      <w:proofErr w:type="spellEnd"/>
      <w:r>
        <w:t>, 121(5).</w:t>
      </w:r>
    </w:p>
    <w:p w14:paraId="3940F916" w14:textId="77777777" w:rsidR="00DA2B11" w:rsidRDefault="004C3EA9">
      <w:pPr>
        <w:spacing w:after="165" w:line="259" w:lineRule="auto"/>
        <w:ind w:left="-5" w:right="0"/>
      </w:pPr>
      <w:r>
        <w:t>[</w:t>
      </w:r>
      <w:proofErr w:type="spellStart"/>
      <w:r>
        <w:t>Nakagawachi</w:t>
      </w:r>
      <w:proofErr w:type="spellEnd"/>
      <w:r>
        <w:t xml:space="preserve"> et al., 2003] </w:t>
      </w:r>
      <w:proofErr w:type="spellStart"/>
      <w:r>
        <w:t>Nakagawachi</w:t>
      </w:r>
      <w:proofErr w:type="spellEnd"/>
      <w:r>
        <w:t xml:space="preserve">, T., </w:t>
      </w:r>
      <w:proofErr w:type="spellStart"/>
      <w:r>
        <w:t>Soejima</w:t>
      </w:r>
      <w:proofErr w:type="spellEnd"/>
      <w:r>
        <w:t xml:space="preserve">, H., Urano, T., Zhao, W., </w:t>
      </w:r>
      <w:proofErr w:type="spellStart"/>
      <w:r>
        <w:t>Higashimoto</w:t>
      </w:r>
      <w:proofErr w:type="spellEnd"/>
      <w:r>
        <w:t>, K.,</w:t>
      </w:r>
    </w:p>
    <w:p w14:paraId="0CA0948A" w14:textId="77777777" w:rsidR="00DA2B11" w:rsidRDefault="004C3EA9">
      <w:pPr>
        <w:spacing w:after="131"/>
        <w:ind w:left="257" w:right="0"/>
      </w:pPr>
      <w:r>
        <w:t xml:space="preserve">Satoh, Y., </w:t>
      </w:r>
      <w:proofErr w:type="spellStart"/>
      <w:r>
        <w:t>Matsukura</w:t>
      </w:r>
      <w:proofErr w:type="spellEnd"/>
      <w:r>
        <w:t xml:space="preserve">, S., Kudo, S., Kitajima, Y., Harada, H., Furukawa, K., </w:t>
      </w:r>
      <w:proofErr w:type="spellStart"/>
      <w:r>
        <w:t>Matsuzaki</w:t>
      </w:r>
      <w:proofErr w:type="spellEnd"/>
      <w:r>
        <w:t xml:space="preserve">, H., Emi, M., </w:t>
      </w:r>
      <w:proofErr w:type="spellStart"/>
      <w:r>
        <w:t>Nakabeppu</w:t>
      </w:r>
      <w:proofErr w:type="spellEnd"/>
      <w:r>
        <w:t xml:space="preserve">, Y., Miyazaki, K., Sekiguchi, M., and Mukai, T. (2003). Silencing effect of CpG island hypermethylation and histone modifications on O6-methylguanine-DNA methyltransferase (MGMT) gene expression in human cancer. </w:t>
      </w:r>
      <w:r>
        <w:rPr>
          <w:i/>
        </w:rPr>
        <w:t>Oncogene</w:t>
      </w:r>
      <w:r>
        <w:t>, 22(55).</w:t>
      </w:r>
    </w:p>
    <w:p w14:paraId="076F39EB" w14:textId="77777777" w:rsidR="00DA2B11" w:rsidRDefault="004C3EA9">
      <w:pPr>
        <w:spacing w:after="131"/>
        <w:ind w:left="232" w:right="0" w:hanging="247"/>
      </w:pPr>
      <w:r>
        <w:t xml:space="preserve">[Nguyen et al., 2021] Nguyen, N., Redfield, J., </w:t>
      </w:r>
      <w:proofErr w:type="spellStart"/>
      <w:r>
        <w:t>Ballo</w:t>
      </w:r>
      <w:proofErr w:type="spellEnd"/>
      <w:r>
        <w:t xml:space="preserve">, M., Michael, M., Sorenson, J., Dibaba, D., Wan, J., Ramos, G. D., and Pandey, M. (2021). Identifying the optimal </w:t>
      </w:r>
      <w:proofErr w:type="spellStart"/>
      <w:r>
        <w:t>cutoff</w:t>
      </w:r>
      <w:proofErr w:type="spellEnd"/>
      <w:r>
        <w:t xml:space="preserve"> point for MGMT promoter methylation status in glioblastoma. </w:t>
      </w:r>
      <w:r>
        <w:rPr>
          <w:i/>
        </w:rPr>
        <w:t>CNS Oncology</w:t>
      </w:r>
      <w:r>
        <w:t>, 10(3).</w:t>
      </w:r>
    </w:p>
    <w:p w14:paraId="510DA04C" w14:textId="77777777" w:rsidR="00DA2B11" w:rsidRDefault="004C3EA9">
      <w:pPr>
        <w:spacing w:after="131"/>
        <w:ind w:left="232" w:right="0" w:hanging="247"/>
      </w:pPr>
      <w:r>
        <w:t xml:space="preserve">[Ostrom et al., 2020] Ostrom, Q. T., Patil, N., Cioffi, G., Waite, K., </w:t>
      </w:r>
      <w:proofErr w:type="spellStart"/>
      <w:r>
        <w:t>Kruchko</w:t>
      </w:r>
      <w:proofErr w:type="spellEnd"/>
      <w:r>
        <w:t xml:space="preserve">, C., and </w:t>
      </w:r>
      <w:proofErr w:type="spellStart"/>
      <w:r>
        <w:t>BarnholtzSloan</w:t>
      </w:r>
      <w:proofErr w:type="spellEnd"/>
      <w:r>
        <w:t xml:space="preserve">, J. S. (2020). CBTRUS statistical report: Primary brain and other central nervous system </w:t>
      </w:r>
      <w:proofErr w:type="spellStart"/>
      <w:r>
        <w:t>tumors</w:t>
      </w:r>
      <w:proofErr w:type="spellEnd"/>
      <w:r>
        <w:t xml:space="preserve"> diagnosed in the United States in 2013-2017. </w:t>
      </w:r>
      <w:r>
        <w:rPr>
          <w:i/>
        </w:rPr>
        <w:t>Neuro-Oncology</w:t>
      </w:r>
      <w:r>
        <w:t>, 22(Supplement_1):IV1–IV96.</w:t>
      </w:r>
    </w:p>
    <w:p w14:paraId="12CB58BB" w14:textId="77777777" w:rsidR="00DA2B11" w:rsidRDefault="004C3EA9">
      <w:pPr>
        <w:spacing w:after="165" w:line="259" w:lineRule="auto"/>
        <w:ind w:left="-5" w:right="0"/>
      </w:pPr>
      <w:r>
        <w:t xml:space="preserve">[Patel et al., 2022] Patel, A., Dogan, H., Payne, A., Krause, E., Sievers, P., </w:t>
      </w:r>
      <w:proofErr w:type="spellStart"/>
      <w:r>
        <w:t>Schoebe</w:t>
      </w:r>
      <w:proofErr w:type="spellEnd"/>
      <w:r>
        <w:t xml:space="preserve">, N., </w:t>
      </w:r>
      <w:proofErr w:type="spellStart"/>
      <w:r>
        <w:t>Schrimpf</w:t>
      </w:r>
      <w:proofErr w:type="spellEnd"/>
      <w:r>
        <w:t>,</w:t>
      </w:r>
    </w:p>
    <w:p w14:paraId="1E17BE99" w14:textId="77777777" w:rsidR="00DA2B11" w:rsidRDefault="004C3EA9">
      <w:pPr>
        <w:spacing w:after="162"/>
        <w:ind w:left="257" w:right="0"/>
      </w:pPr>
      <w:r>
        <w:t xml:space="preserve">D., Blume, C., </w:t>
      </w:r>
      <w:proofErr w:type="spellStart"/>
      <w:r>
        <w:t>Stichel</w:t>
      </w:r>
      <w:proofErr w:type="spellEnd"/>
      <w:r>
        <w:t xml:space="preserve">, D., Holmes, N., Euskirchen, P., Hench, J., Frank, S., </w:t>
      </w:r>
      <w:proofErr w:type="spellStart"/>
      <w:r>
        <w:t>Rosenstiel-Goidts</w:t>
      </w:r>
      <w:proofErr w:type="spellEnd"/>
      <w:r>
        <w:t xml:space="preserve">, V., Ratliff, M., </w:t>
      </w:r>
      <w:proofErr w:type="spellStart"/>
      <w:r>
        <w:t>Etminan</w:t>
      </w:r>
      <w:proofErr w:type="spellEnd"/>
      <w:r>
        <w:t xml:space="preserve">, N., Unterberg, A., Dieterich, C., Herold-Mende, C., Pfister, S. M., Wick, W., Loose, M., von </w:t>
      </w:r>
      <w:proofErr w:type="spellStart"/>
      <w:r>
        <w:t>Deimling</w:t>
      </w:r>
      <w:proofErr w:type="spellEnd"/>
      <w:r>
        <w:t xml:space="preserve">, A., Sill, M., Jones, D. T., </w:t>
      </w:r>
      <w:proofErr w:type="spellStart"/>
      <w:r>
        <w:t>Schlesner</w:t>
      </w:r>
      <w:proofErr w:type="spellEnd"/>
      <w:r>
        <w:t xml:space="preserve">, M., and </w:t>
      </w:r>
      <w:proofErr w:type="spellStart"/>
      <w:r>
        <w:t>Sahm</w:t>
      </w:r>
      <w:proofErr w:type="spellEnd"/>
      <w:r>
        <w:t xml:space="preserve">, F. (2022). Rapid-CNS2: rapid comprehensive adaptive nanopore-sequencing of CNS </w:t>
      </w:r>
      <w:proofErr w:type="spellStart"/>
      <w:r>
        <w:t>tumors</w:t>
      </w:r>
      <w:proofErr w:type="spellEnd"/>
      <w:r>
        <w:t xml:space="preserve">, a </w:t>
      </w:r>
      <w:proofErr w:type="spellStart"/>
      <w:r>
        <w:t>proofof</w:t>
      </w:r>
      <w:proofErr w:type="spellEnd"/>
      <w:r>
        <w:t xml:space="preserve">-concept study. </w:t>
      </w:r>
      <w:proofErr w:type="spellStart"/>
      <w:r>
        <w:rPr>
          <w:i/>
        </w:rPr>
        <w:t>Acta</w:t>
      </w:r>
      <w:proofErr w:type="spellEnd"/>
      <w:r>
        <w:rPr>
          <w:i/>
        </w:rPr>
        <w:t xml:space="preserve"> </w:t>
      </w:r>
      <w:proofErr w:type="spellStart"/>
      <w:r>
        <w:rPr>
          <w:i/>
        </w:rPr>
        <w:t>neuropathologica</w:t>
      </w:r>
      <w:proofErr w:type="spellEnd"/>
      <w:r>
        <w:t>, 143(5):609–612.</w:t>
      </w:r>
    </w:p>
    <w:p w14:paraId="0FF7C40F" w14:textId="77777777" w:rsidR="00DA2B11" w:rsidRPr="004C3EA9" w:rsidRDefault="004C3EA9">
      <w:pPr>
        <w:spacing w:after="130"/>
        <w:ind w:left="232" w:right="0" w:hanging="247"/>
        <w:rPr>
          <w:lang w:val="sv-SE"/>
        </w:rPr>
      </w:pPr>
      <w:r>
        <w:t>[</w:t>
      </w:r>
      <w:proofErr w:type="spellStart"/>
      <w:r>
        <w:t>Quillien</w:t>
      </w:r>
      <w:proofErr w:type="spellEnd"/>
      <w:r>
        <w:t xml:space="preserve"> et al., 2012] </w:t>
      </w:r>
      <w:proofErr w:type="spellStart"/>
      <w:r>
        <w:t>Quillien</w:t>
      </w:r>
      <w:proofErr w:type="spellEnd"/>
      <w:r>
        <w:t xml:space="preserve">, V., </w:t>
      </w:r>
      <w:proofErr w:type="spellStart"/>
      <w:r>
        <w:t>Lavenu</w:t>
      </w:r>
      <w:proofErr w:type="spellEnd"/>
      <w:r>
        <w:t xml:space="preserve">, A., </w:t>
      </w:r>
      <w:proofErr w:type="spellStart"/>
      <w:r>
        <w:t>Karayan-Tapon</w:t>
      </w:r>
      <w:proofErr w:type="spellEnd"/>
      <w:r>
        <w:t xml:space="preserve">, L., </w:t>
      </w:r>
      <w:proofErr w:type="spellStart"/>
      <w:r>
        <w:t>Carpentier</w:t>
      </w:r>
      <w:proofErr w:type="spellEnd"/>
      <w:r>
        <w:t xml:space="preserve">, C., </w:t>
      </w:r>
      <w:proofErr w:type="spellStart"/>
      <w:r>
        <w:t>Labussiã</w:t>
      </w:r>
      <w:proofErr w:type="spellEnd"/>
      <w:r>
        <w:t xml:space="preserve">̈ re, M., </w:t>
      </w:r>
      <w:proofErr w:type="spellStart"/>
      <w:r>
        <w:t>Lesimple</w:t>
      </w:r>
      <w:proofErr w:type="spellEnd"/>
      <w:r>
        <w:t xml:space="preserve">, T., </w:t>
      </w:r>
      <w:proofErr w:type="spellStart"/>
      <w:r>
        <w:t>Chinot</w:t>
      </w:r>
      <w:proofErr w:type="spellEnd"/>
      <w:r>
        <w:t xml:space="preserve">, O., Wager, M., </w:t>
      </w:r>
      <w:proofErr w:type="spellStart"/>
      <w:r>
        <w:t>Honnorat</w:t>
      </w:r>
      <w:proofErr w:type="spellEnd"/>
      <w:r>
        <w:t xml:space="preserve">, J., </w:t>
      </w:r>
      <w:proofErr w:type="spellStart"/>
      <w:r>
        <w:t>Saikali</w:t>
      </w:r>
      <w:proofErr w:type="spellEnd"/>
      <w:r>
        <w:t xml:space="preserve">, S., Fina, F., </w:t>
      </w:r>
      <w:proofErr w:type="spellStart"/>
      <w:r>
        <w:t>Sanson</w:t>
      </w:r>
      <w:proofErr w:type="spellEnd"/>
      <w:r>
        <w:t xml:space="preserve">, M., and </w:t>
      </w:r>
      <w:proofErr w:type="spellStart"/>
      <w:r>
        <w:t>FigarellaBranger</w:t>
      </w:r>
      <w:proofErr w:type="spellEnd"/>
      <w:r>
        <w:t xml:space="preserve">, D. (2012). Comparative assessment of 5 methods (methylation-specific polymerase chain reaction, </w:t>
      </w:r>
      <w:proofErr w:type="spellStart"/>
      <w:r>
        <w:t>methylight</w:t>
      </w:r>
      <w:proofErr w:type="spellEnd"/>
      <w:r>
        <w:t xml:space="preserve">, pyrosequencing, methylation-sensitive high-resolution melting, and immunohistochemistry) to </w:t>
      </w:r>
      <w:proofErr w:type="spellStart"/>
      <w:r>
        <w:t>analyze</w:t>
      </w:r>
      <w:proofErr w:type="spellEnd"/>
      <w:r>
        <w:t xml:space="preserve"> O6-methylguanine-DNA- </w:t>
      </w:r>
      <w:proofErr w:type="spellStart"/>
      <w:r>
        <w:t>methyltranferase</w:t>
      </w:r>
      <w:proofErr w:type="spellEnd"/>
      <w:r>
        <w:t xml:space="preserve"> in a series of 100 glioblastoma patients. </w:t>
      </w:r>
      <w:r w:rsidRPr="004C3EA9">
        <w:rPr>
          <w:i/>
          <w:lang w:val="sv-SE"/>
        </w:rPr>
        <w:t>Cancer</w:t>
      </w:r>
      <w:r w:rsidRPr="004C3EA9">
        <w:rPr>
          <w:lang w:val="sv-SE"/>
        </w:rPr>
        <w:t>, 118(17).</w:t>
      </w:r>
    </w:p>
    <w:p w14:paraId="2F292A13" w14:textId="77777777" w:rsidR="00DA2B11" w:rsidRPr="004C3EA9" w:rsidRDefault="004C3EA9">
      <w:pPr>
        <w:spacing w:after="165" w:line="259" w:lineRule="auto"/>
        <w:ind w:left="-5" w:right="0"/>
        <w:rPr>
          <w:lang w:val="sv-SE"/>
        </w:rPr>
      </w:pPr>
      <w:r w:rsidRPr="004C3EA9">
        <w:rPr>
          <w:lang w:val="sv-SE"/>
        </w:rPr>
        <w:lastRenderedPageBreak/>
        <w:t>[Radke et al., 2019] Radke, J., Koch, A., Pritsch, F., Schumann, E., Misch, M., Hempt, C., Lenz,</w:t>
      </w:r>
    </w:p>
    <w:p w14:paraId="593FDE56" w14:textId="77777777" w:rsidR="00DA2B11" w:rsidRDefault="004C3EA9">
      <w:pPr>
        <w:spacing w:after="136" w:line="416" w:lineRule="auto"/>
        <w:ind w:right="-15"/>
        <w:jc w:val="right"/>
      </w:pPr>
      <w:r>
        <w:t xml:space="preserve">K., </w:t>
      </w:r>
      <w:proofErr w:type="spellStart"/>
      <w:r>
        <w:t>Löbel</w:t>
      </w:r>
      <w:proofErr w:type="spellEnd"/>
      <w:r>
        <w:t xml:space="preserve">, F., </w:t>
      </w:r>
      <w:proofErr w:type="spellStart"/>
      <w:r>
        <w:t>Paschereit</w:t>
      </w:r>
      <w:proofErr w:type="spellEnd"/>
      <w:r>
        <w:t xml:space="preserve">, F., Heppner, F. L., </w:t>
      </w:r>
      <w:proofErr w:type="spellStart"/>
      <w:r>
        <w:t>Vajkoczy</w:t>
      </w:r>
      <w:proofErr w:type="spellEnd"/>
      <w:r>
        <w:t xml:space="preserve">, P., Koll, R., and </w:t>
      </w:r>
      <w:proofErr w:type="spellStart"/>
      <w:r>
        <w:t>Onken</w:t>
      </w:r>
      <w:proofErr w:type="spellEnd"/>
      <w:r>
        <w:t xml:space="preserve">, J. (2019). Predictive MGMT status in a homogeneous cohort of IDH wildtype glioblastoma patients. </w:t>
      </w:r>
      <w:proofErr w:type="spellStart"/>
      <w:r>
        <w:rPr>
          <w:i/>
        </w:rPr>
        <w:t>Acta</w:t>
      </w:r>
      <w:proofErr w:type="spellEnd"/>
      <w:r>
        <w:rPr>
          <w:i/>
        </w:rPr>
        <w:t xml:space="preserve"> </w:t>
      </w:r>
      <w:proofErr w:type="spellStart"/>
      <w:r>
        <w:rPr>
          <w:i/>
        </w:rPr>
        <w:t>neuropathologica</w:t>
      </w:r>
      <w:proofErr w:type="spellEnd"/>
      <w:r>
        <w:rPr>
          <w:i/>
        </w:rPr>
        <w:t xml:space="preserve"> communications</w:t>
      </w:r>
      <w:r>
        <w:t>, 7(1).</w:t>
      </w:r>
    </w:p>
    <w:p w14:paraId="0241755E" w14:textId="77777777" w:rsidR="00DA2B11" w:rsidRDefault="004C3EA9">
      <w:pPr>
        <w:spacing w:after="131"/>
        <w:ind w:left="232" w:right="0" w:hanging="247"/>
      </w:pPr>
      <w:r>
        <w:t>[</w:t>
      </w:r>
      <w:proofErr w:type="spellStart"/>
      <w:r>
        <w:t>Siller</w:t>
      </w:r>
      <w:proofErr w:type="spellEnd"/>
      <w:r>
        <w:t xml:space="preserve"> et al., 2021] </w:t>
      </w:r>
      <w:proofErr w:type="spellStart"/>
      <w:r>
        <w:t>Siller</w:t>
      </w:r>
      <w:proofErr w:type="spellEnd"/>
      <w:r>
        <w:t xml:space="preserve">, S., </w:t>
      </w:r>
      <w:proofErr w:type="spellStart"/>
      <w:r>
        <w:t>Lauseker</w:t>
      </w:r>
      <w:proofErr w:type="spellEnd"/>
      <w:r>
        <w:t xml:space="preserve">, M., </w:t>
      </w:r>
      <w:proofErr w:type="spellStart"/>
      <w:r>
        <w:t>Karschnia</w:t>
      </w:r>
      <w:proofErr w:type="spellEnd"/>
      <w:r>
        <w:t xml:space="preserve">, P., Niyazi, M., </w:t>
      </w:r>
      <w:proofErr w:type="spellStart"/>
      <w:r>
        <w:t>Eigenbrod</w:t>
      </w:r>
      <w:proofErr w:type="spellEnd"/>
      <w:r>
        <w:t xml:space="preserve">, S., Giese, A., and </w:t>
      </w:r>
      <w:proofErr w:type="spellStart"/>
      <w:r>
        <w:t>Tonn</w:t>
      </w:r>
      <w:proofErr w:type="spellEnd"/>
      <w:r>
        <w:t xml:space="preserve">, J. C. (2021). The number of methylated CpG sites within the MGMT promoter region linearly correlates with outcome in glioblastoma receiving alkylating agents. </w:t>
      </w:r>
      <w:proofErr w:type="spellStart"/>
      <w:r>
        <w:rPr>
          <w:i/>
        </w:rPr>
        <w:t>Acta</w:t>
      </w:r>
      <w:proofErr w:type="spellEnd"/>
      <w:r>
        <w:rPr>
          <w:i/>
        </w:rPr>
        <w:t xml:space="preserve"> </w:t>
      </w:r>
      <w:proofErr w:type="spellStart"/>
      <w:r>
        <w:rPr>
          <w:i/>
        </w:rPr>
        <w:t>neuropathologica</w:t>
      </w:r>
      <w:proofErr w:type="spellEnd"/>
      <w:r>
        <w:rPr>
          <w:i/>
        </w:rPr>
        <w:t xml:space="preserve"> communications</w:t>
      </w:r>
      <w:r>
        <w:t>, 9(1):35.</w:t>
      </w:r>
    </w:p>
    <w:p w14:paraId="24404EBF" w14:textId="77777777" w:rsidR="00DA2B11" w:rsidRDefault="004C3EA9">
      <w:pPr>
        <w:spacing w:after="131"/>
        <w:ind w:left="232" w:right="0" w:hanging="247"/>
      </w:pPr>
      <w:r>
        <w:t xml:space="preserve">[Stupp et al., 2009] Stupp, R., </w:t>
      </w:r>
      <w:proofErr w:type="spellStart"/>
      <w:r>
        <w:t>Hegi</w:t>
      </w:r>
      <w:proofErr w:type="spellEnd"/>
      <w:r>
        <w:t xml:space="preserve">, M. E., Mason, W. P., van den Bent, M. J., </w:t>
      </w:r>
      <w:proofErr w:type="spellStart"/>
      <w:r>
        <w:t>Taphoorn</w:t>
      </w:r>
      <w:proofErr w:type="spellEnd"/>
      <w:r>
        <w:t xml:space="preserve">, M. J., </w:t>
      </w:r>
      <w:proofErr w:type="spellStart"/>
      <w:r>
        <w:t>Janzer</w:t>
      </w:r>
      <w:proofErr w:type="spellEnd"/>
      <w:r>
        <w:t xml:space="preserve">, R. C., </w:t>
      </w:r>
      <w:proofErr w:type="spellStart"/>
      <w:r>
        <w:t>Ludwin</w:t>
      </w:r>
      <w:proofErr w:type="spellEnd"/>
      <w:r>
        <w:t xml:space="preserve">, S. K., </w:t>
      </w:r>
      <w:proofErr w:type="spellStart"/>
      <w:r>
        <w:t>Allgeier</w:t>
      </w:r>
      <w:proofErr w:type="spellEnd"/>
      <w:r>
        <w:t xml:space="preserve">, A., Fisher, B., Belanger, K., </w:t>
      </w:r>
      <w:proofErr w:type="spellStart"/>
      <w:r>
        <w:t>Hau</w:t>
      </w:r>
      <w:proofErr w:type="spellEnd"/>
      <w:r>
        <w:t xml:space="preserve">, P., </w:t>
      </w:r>
      <w:proofErr w:type="spellStart"/>
      <w:r>
        <w:t>Brandes</w:t>
      </w:r>
      <w:proofErr w:type="spellEnd"/>
      <w:r>
        <w:t xml:space="preserve">, A. A., </w:t>
      </w:r>
      <w:proofErr w:type="spellStart"/>
      <w:r>
        <w:t>Gijtenbeek</w:t>
      </w:r>
      <w:proofErr w:type="spellEnd"/>
      <w:r>
        <w:t xml:space="preserve">, J., </w:t>
      </w:r>
      <w:proofErr w:type="spellStart"/>
      <w:r>
        <w:t>Marosi</w:t>
      </w:r>
      <w:proofErr w:type="spellEnd"/>
      <w:r>
        <w:t xml:space="preserve">, C., </w:t>
      </w:r>
      <w:proofErr w:type="spellStart"/>
      <w:r>
        <w:t>Vecht</w:t>
      </w:r>
      <w:proofErr w:type="spellEnd"/>
      <w:r>
        <w:t xml:space="preserve">, C. J., Mokhtari, K., </w:t>
      </w:r>
      <w:proofErr w:type="spellStart"/>
      <w:r>
        <w:t>Wesseling</w:t>
      </w:r>
      <w:proofErr w:type="spellEnd"/>
      <w:r>
        <w:t xml:space="preserve">, P., Villa, S., Eisenhauer, E., </w:t>
      </w:r>
      <w:proofErr w:type="spellStart"/>
      <w:r>
        <w:t>Gorlia</w:t>
      </w:r>
      <w:proofErr w:type="spellEnd"/>
      <w:r>
        <w:t xml:space="preserve">, T., Weller, M., Lacombe, D., </w:t>
      </w:r>
      <w:proofErr w:type="spellStart"/>
      <w:r>
        <w:t>Cairncross</w:t>
      </w:r>
      <w:proofErr w:type="spellEnd"/>
      <w:r>
        <w:t xml:space="preserve">, J. G., and </w:t>
      </w:r>
      <w:proofErr w:type="spellStart"/>
      <w:r>
        <w:t>Mirimanoff</w:t>
      </w:r>
      <w:proofErr w:type="spellEnd"/>
      <w:r>
        <w:t xml:space="preserve">, R. O. (2009). Effects of radiotherapy with concomitant and adjuvant temozolomide versus radiotherapy alone on survival in glioblastoma in a randomised phase III study: 5-year analysis of the EORTC-NCIC trial. </w:t>
      </w:r>
      <w:r>
        <w:rPr>
          <w:i/>
        </w:rPr>
        <w:t>The Lancet Oncology</w:t>
      </w:r>
      <w:r>
        <w:t>, 10(5).</w:t>
      </w:r>
    </w:p>
    <w:p w14:paraId="5219C6AF" w14:textId="77777777" w:rsidR="00DA2B11" w:rsidRDefault="004C3EA9">
      <w:pPr>
        <w:ind w:left="232" w:right="0" w:hanging="247"/>
      </w:pPr>
      <w:r>
        <w:t xml:space="preserve">[Stupp et al., 2017] Stupp, R., </w:t>
      </w:r>
      <w:proofErr w:type="spellStart"/>
      <w:r>
        <w:t>Taillibert</w:t>
      </w:r>
      <w:proofErr w:type="spellEnd"/>
      <w:r>
        <w:t xml:space="preserve">, S., </w:t>
      </w:r>
      <w:proofErr w:type="spellStart"/>
      <w:r>
        <w:t>Kanner</w:t>
      </w:r>
      <w:proofErr w:type="spellEnd"/>
      <w:r>
        <w:t xml:space="preserve">, A., Read, W., Steinberg, D. M., Lhermitte, B., Toms, S., </w:t>
      </w:r>
      <w:proofErr w:type="spellStart"/>
      <w:r>
        <w:t>Idbaih</w:t>
      </w:r>
      <w:proofErr w:type="spellEnd"/>
      <w:r>
        <w:t xml:space="preserve">, A., Ahluwalia, M. S., Fink, K., Di </w:t>
      </w:r>
      <w:proofErr w:type="spellStart"/>
      <w:r>
        <w:t>Meco</w:t>
      </w:r>
      <w:proofErr w:type="spellEnd"/>
      <w:r>
        <w:t xml:space="preserve">, F., Lieberman, F., Zhu, J. J., </w:t>
      </w:r>
      <w:proofErr w:type="spellStart"/>
      <w:r>
        <w:t>Stragliotto</w:t>
      </w:r>
      <w:proofErr w:type="spellEnd"/>
      <w:r>
        <w:t>,</w:t>
      </w:r>
    </w:p>
    <w:p w14:paraId="41E81B7D" w14:textId="77777777" w:rsidR="00DA2B11" w:rsidRDefault="004C3EA9">
      <w:pPr>
        <w:spacing w:after="165" w:line="259" w:lineRule="auto"/>
        <w:ind w:right="-15"/>
        <w:jc w:val="right"/>
      </w:pPr>
      <w:r>
        <w:t xml:space="preserve">G., Tran, D. D., </w:t>
      </w:r>
      <w:proofErr w:type="spellStart"/>
      <w:r>
        <w:t>Brem</w:t>
      </w:r>
      <w:proofErr w:type="spellEnd"/>
      <w:r>
        <w:t xml:space="preserve">, S., </w:t>
      </w:r>
      <w:proofErr w:type="spellStart"/>
      <w:r>
        <w:t>Hottinger</w:t>
      </w:r>
      <w:proofErr w:type="spellEnd"/>
      <w:r>
        <w:t xml:space="preserve">, A. F., </w:t>
      </w:r>
      <w:proofErr w:type="spellStart"/>
      <w:r>
        <w:t>Kirson</w:t>
      </w:r>
      <w:proofErr w:type="spellEnd"/>
      <w:r>
        <w:t xml:space="preserve">, E. D., </w:t>
      </w:r>
      <w:proofErr w:type="spellStart"/>
      <w:r>
        <w:t>Lavy-Shahaf</w:t>
      </w:r>
      <w:proofErr w:type="spellEnd"/>
      <w:r>
        <w:t>, G., Weinberg, U., Kim,</w:t>
      </w:r>
    </w:p>
    <w:p w14:paraId="0073642E" w14:textId="77777777" w:rsidR="00DA2B11" w:rsidRDefault="004C3EA9">
      <w:pPr>
        <w:spacing w:after="131"/>
        <w:ind w:left="257" w:right="0"/>
      </w:pPr>
      <w:r>
        <w:t xml:space="preserve">C. Y., Paek, S. H., Nicholas, G., </w:t>
      </w:r>
      <w:proofErr w:type="spellStart"/>
      <w:r>
        <w:t>Burna</w:t>
      </w:r>
      <w:proofErr w:type="spellEnd"/>
      <w:r>
        <w:t xml:space="preserve">, J., </w:t>
      </w:r>
      <w:proofErr w:type="spellStart"/>
      <w:r>
        <w:t>Hirte</w:t>
      </w:r>
      <w:proofErr w:type="spellEnd"/>
      <w:r>
        <w:t xml:space="preserve">, H., Weller, M., </w:t>
      </w:r>
      <w:proofErr w:type="spellStart"/>
      <w:r>
        <w:t>Palti</w:t>
      </w:r>
      <w:proofErr w:type="spellEnd"/>
      <w:r>
        <w:t xml:space="preserve">, Y., </w:t>
      </w:r>
      <w:proofErr w:type="spellStart"/>
      <w:r>
        <w:t>Hegi</w:t>
      </w:r>
      <w:proofErr w:type="spellEnd"/>
      <w:r>
        <w:t xml:space="preserve">, M. E., and Ram, Z. (2017). Effect of </w:t>
      </w:r>
      <w:proofErr w:type="spellStart"/>
      <w:r>
        <w:t>tumor</w:t>
      </w:r>
      <w:proofErr w:type="spellEnd"/>
      <w:r>
        <w:t xml:space="preserve">-treating fields plus maintenance temozolomide vs maintenance temozolomide alone on survival in patients with glioblastoma a randomized clinical trial. </w:t>
      </w:r>
      <w:r>
        <w:rPr>
          <w:i/>
        </w:rPr>
        <w:t>JAMA - Journal of the American Medical Association</w:t>
      </w:r>
      <w:r>
        <w:t>, 318(23).</w:t>
      </w:r>
    </w:p>
    <w:p w14:paraId="65D6DD0D" w14:textId="77777777" w:rsidR="00DA2B11" w:rsidRDefault="004C3EA9">
      <w:pPr>
        <w:spacing w:after="131"/>
        <w:ind w:left="232" w:right="0" w:hanging="247"/>
      </w:pPr>
      <w:r>
        <w:t>[</w:t>
      </w:r>
      <w:proofErr w:type="spellStart"/>
      <w:r>
        <w:t>Tierling</w:t>
      </w:r>
      <w:proofErr w:type="spellEnd"/>
      <w:r>
        <w:t xml:space="preserve"> et al., 2022] </w:t>
      </w:r>
      <w:proofErr w:type="spellStart"/>
      <w:r>
        <w:t>Tierling</w:t>
      </w:r>
      <w:proofErr w:type="spellEnd"/>
      <w:r>
        <w:t xml:space="preserve">, S., </w:t>
      </w:r>
      <w:proofErr w:type="spellStart"/>
      <w:r>
        <w:t>Jürgens-Wemheuer</w:t>
      </w:r>
      <w:proofErr w:type="spellEnd"/>
      <w:r>
        <w:t xml:space="preserve">, W. M., </w:t>
      </w:r>
      <w:proofErr w:type="spellStart"/>
      <w:r>
        <w:t>Leismann</w:t>
      </w:r>
      <w:proofErr w:type="spellEnd"/>
      <w:r>
        <w:t>, A., Becker-</w:t>
      </w:r>
      <w:proofErr w:type="spellStart"/>
      <w:r>
        <w:t>Kettern</w:t>
      </w:r>
      <w:proofErr w:type="spellEnd"/>
      <w:r>
        <w:t xml:space="preserve">, J., Scherer, M., Wrede, A., </w:t>
      </w:r>
      <w:proofErr w:type="spellStart"/>
      <w:r>
        <w:t>Breuskin</w:t>
      </w:r>
      <w:proofErr w:type="spellEnd"/>
      <w:r>
        <w:t xml:space="preserve">, D., </w:t>
      </w:r>
      <w:proofErr w:type="spellStart"/>
      <w:r>
        <w:t>Urbschat</w:t>
      </w:r>
      <w:proofErr w:type="spellEnd"/>
      <w:r>
        <w:t xml:space="preserve">, S., </w:t>
      </w:r>
      <w:proofErr w:type="spellStart"/>
      <w:r>
        <w:t>Sippl</w:t>
      </w:r>
      <w:proofErr w:type="spellEnd"/>
      <w:r>
        <w:t xml:space="preserve">, C., </w:t>
      </w:r>
      <w:proofErr w:type="spellStart"/>
      <w:r>
        <w:t>Oertel</w:t>
      </w:r>
      <w:proofErr w:type="spellEnd"/>
      <w:r>
        <w:t xml:space="preserve">, J., Schulz-Schaeffer, W. J., and Walter, J. (2022). </w:t>
      </w:r>
      <w:proofErr w:type="spellStart"/>
      <w:r>
        <w:t>Bisulfite</w:t>
      </w:r>
      <w:proofErr w:type="spellEnd"/>
      <w:r>
        <w:t xml:space="preserve"> profiling of the MGMT promoter and comparison with routine testing in glioblastoma diagnostics. </w:t>
      </w:r>
      <w:r>
        <w:rPr>
          <w:i/>
        </w:rPr>
        <w:t>Clinical Epigenetics</w:t>
      </w:r>
      <w:r>
        <w:t>, 14(1).</w:t>
      </w:r>
    </w:p>
    <w:p w14:paraId="7EEB193B" w14:textId="77777777" w:rsidR="00DA2B11" w:rsidRDefault="004C3EA9">
      <w:pPr>
        <w:spacing w:after="131"/>
        <w:ind w:left="232" w:right="0" w:hanging="247"/>
      </w:pPr>
      <w:r>
        <w:t xml:space="preserve">[Wongsurawat et al., 2020] Wongsurawat, T., </w:t>
      </w:r>
      <w:proofErr w:type="spellStart"/>
      <w:r>
        <w:t>Jenjaroenpun</w:t>
      </w:r>
      <w:proofErr w:type="spellEnd"/>
      <w:r>
        <w:t xml:space="preserve">, P., De Loose, A., </w:t>
      </w:r>
      <w:proofErr w:type="spellStart"/>
      <w:r>
        <w:t>Alkam</w:t>
      </w:r>
      <w:proofErr w:type="spellEnd"/>
      <w:r>
        <w:t xml:space="preserve">, D., Ussery, D. W., </w:t>
      </w:r>
      <w:proofErr w:type="spellStart"/>
      <w:r>
        <w:t>Nookaew</w:t>
      </w:r>
      <w:proofErr w:type="spellEnd"/>
      <w:r>
        <w:t xml:space="preserve">, I., Leung, Y. K., Ho, S. M., Day, J. D., and Rodriguez, A. (2020). A novel Cas9-targeted long-read assay for simultaneous detection of IDH1/2 mutations and clinically relevant </w:t>
      </w:r>
      <w:r>
        <w:lastRenderedPageBreak/>
        <w:t xml:space="preserve">MGMT methylation in fresh biopsies of diffuse glioma. </w:t>
      </w:r>
      <w:proofErr w:type="spellStart"/>
      <w:r>
        <w:rPr>
          <w:i/>
        </w:rPr>
        <w:t>Acta</w:t>
      </w:r>
      <w:proofErr w:type="spellEnd"/>
      <w:r>
        <w:rPr>
          <w:i/>
        </w:rPr>
        <w:t xml:space="preserve"> </w:t>
      </w:r>
      <w:proofErr w:type="spellStart"/>
      <w:r>
        <w:rPr>
          <w:i/>
        </w:rPr>
        <w:t>Neuropathologica</w:t>
      </w:r>
      <w:proofErr w:type="spellEnd"/>
      <w:r>
        <w:rPr>
          <w:i/>
        </w:rPr>
        <w:t xml:space="preserve"> Communications</w:t>
      </w:r>
      <w:r>
        <w:t>, 8(1):1–13.</w:t>
      </w:r>
    </w:p>
    <w:p w14:paraId="1C33EC1D" w14:textId="77777777" w:rsidR="00DA2B11" w:rsidRDefault="004C3EA9">
      <w:pPr>
        <w:spacing w:line="259" w:lineRule="auto"/>
        <w:ind w:left="-5" w:right="0"/>
      </w:pPr>
      <w:r>
        <w:t>[</w:t>
      </w:r>
      <w:proofErr w:type="spellStart"/>
      <w:r>
        <w:t>Xie</w:t>
      </w:r>
      <w:proofErr w:type="spellEnd"/>
      <w:r>
        <w:t xml:space="preserve"> et al., 2015] </w:t>
      </w:r>
      <w:proofErr w:type="spellStart"/>
      <w:r>
        <w:t>Xie</w:t>
      </w:r>
      <w:proofErr w:type="spellEnd"/>
      <w:r>
        <w:t xml:space="preserve">, H., Tubbs, R., and Yang, B. (2015). Detection of MGMT promoter </w:t>
      </w:r>
      <w:proofErr w:type="spellStart"/>
      <w:r>
        <w:t>methyla</w:t>
      </w:r>
      <w:proofErr w:type="spellEnd"/>
      <w:r>
        <w:t>-</w:t>
      </w:r>
    </w:p>
    <w:p w14:paraId="0EF5DBCC" w14:textId="77777777" w:rsidR="00DA2B11" w:rsidRDefault="00DA2B11">
      <w:pPr>
        <w:sectPr w:rsidR="00DA2B11">
          <w:footerReference w:type="even" r:id="rId22"/>
          <w:footerReference w:type="default" r:id="rId23"/>
          <w:footerReference w:type="first" r:id="rId24"/>
          <w:pgSz w:w="11906" w:h="16838"/>
          <w:pgMar w:top="1387" w:right="1440" w:bottom="1587" w:left="1440" w:header="720" w:footer="779" w:gutter="0"/>
          <w:cols w:space="720"/>
        </w:sectPr>
      </w:pPr>
    </w:p>
    <w:p w14:paraId="08FDCAA0" w14:textId="77777777" w:rsidR="00DA2B11" w:rsidRDefault="004C3EA9">
      <w:pPr>
        <w:spacing w:after="136" w:line="416" w:lineRule="auto"/>
        <w:ind w:left="247" w:right="0" w:firstLine="0"/>
        <w:jc w:val="left"/>
      </w:pPr>
      <w:proofErr w:type="spellStart"/>
      <w:r>
        <w:lastRenderedPageBreak/>
        <w:t>tion</w:t>
      </w:r>
      <w:proofErr w:type="spellEnd"/>
      <w:r>
        <w:t xml:space="preserve"> in glioblastoma using pyrosequencing. </w:t>
      </w:r>
      <w:r>
        <w:rPr>
          <w:i/>
        </w:rPr>
        <w:t>International Journal of Clinical and Experimental Pathology</w:t>
      </w:r>
      <w:r>
        <w:t>, 8(2).</w:t>
      </w:r>
    </w:p>
    <w:p w14:paraId="0B53015E" w14:textId="77777777" w:rsidR="00DA2B11" w:rsidRDefault="004C3EA9">
      <w:pPr>
        <w:spacing w:after="131"/>
        <w:ind w:left="232" w:right="0" w:hanging="247"/>
      </w:pPr>
      <w:r>
        <w:t xml:space="preserve">[Yuan et al., 2017] Yuan, G., </w:t>
      </w:r>
      <w:proofErr w:type="spellStart"/>
      <w:r>
        <w:t>Niu</w:t>
      </w:r>
      <w:proofErr w:type="spellEnd"/>
      <w:r>
        <w:t xml:space="preserve">, L., Zhang, Y., Wang, X., Ma, K., Yin, H., Dai, J., Zhou, W., and Pan, Y. (2017). Defining optimal </w:t>
      </w:r>
      <w:proofErr w:type="spellStart"/>
      <w:r>
        <w:t>cutoff</w:t>
      </w:r>
      <w:proofErr w:type="spellEnd"/>
      <w:r>
        <w:t xml:space="preserve"> value of MGMT promoter methylation by ROC analysis for clinical setting in glioblastoma patients. </w:t>
      </w:r>
      <w:r>
        <w:rPr>
          <w:i/>
        </w:rPr>
        <w:t>Journal of Neuro-Oncology</w:t>
      </w:r>
      <w:r>
        <w:t>, 133(1).</w:t>
      </w:r>
    </w:p>
    <w:p w14:paraId="0A683131" w14:textId="77777777" w:rsidR="00DA2B11" w:rsidRDefault="004C3EA9">
      <w:pPr>
        <w:tabs>
          <w:tab w:val="right" w:pos="9026"/>
        </w:tabs>
        <w:spacing w:after="165" w:line="259" w:lineRule="auto"/>
        <w:ind w:left="-15" w:right="0" w:firstLine="0"/>
        <w:jc w:val="left"/>
      </w:pPr>
      <w:r>
        <w:t>[Zhang et al., 2011] Zhang, J., F.G. Stevens, M., and D. Bradshaw, T. (2011).</w:t>
      </w:r>
      <w:r>
        <w:tab/>
        <w:t>Temozolomide:</w:t>
      </w:r>
    </w:p>
    <w:p w14:paraId="5A33E790" w14:textId="77777777" w:rsidR="00DA2B11" w:rsidRDefault="004C3EA9">
      <w:pPr>
        <w:spacing w:after="11014"/>
        <w:ind w:left="257" w:right="0"/>
      </w:pPr>
      <w:r>
        <w:t xml:space="preserve">Mechanisms of Action, Repair and Resistance. </w:t>
      </w:r>
      <w:r>
        <w:rPr>
          <w:i/>
        </w:rPr>
        <w:t>Current Molecular Pharmacology</w:t>
      </w:r>
      <w:r>
        <w:t>, 5(1).</w:t>
      </w:r>
    </w:p>
    <w:p w14:paraId="14475316" w14:textId="77777777" w:rsidR="00DA2B11" w:rsidRDefault="004C3EA9">
      <w:pPr>
        <w:spacing w:line="259" w:lineRule="auto"/>
        <w:ind w:left="2205" w:right="2195"/>
        <w:jc w:val="center"/>
      </w:pPr>
      <w:r>
        <w:lastRenderedPageBreak/>
        <w:t>1</w:t>
      </w:r>
    </w:p>
    <w:p w14:paraId="0F4B2952" w14:textId="77777777" w:rsidR="00DA2B11" w:rsidRDefault="004C3EA9">
      <w:pPr>
        <w:pStyle w:val="Heading1"/>
        <w:spacing w:after="992"/>
        <w:ind w:left="-5"/>
      </w:pPr>
      <w:r>
        <w:t>Supplementary figures</w:t>
      </w:r>
    </w:p>
    <w:p w14:paraId="517CD65A" w14:textId="77777777" w:rsidR="00DA2B11" w:rsidRDefault="004C3EA9">
      <w:pPr>
        <w:spacing w:after="966" w:line="259" w:lineRule="auto"/>
        <w:ind w:left="419" w:right="0" w:firstLine="0"/>
        <w:jc w:val="left"/>
      </w:pPr>
      <w:r>
        <w:rPr>
          <w:rFonts w:ascii="Calibri" w:eastAsia="Calibri" w:hAnsi="Calibri" w:cs="Calibri"/>
          <w:noProof/>
          <w:lang w:val="nb-NO" w:eastAsia="nb-NO"/>
        </w:rPr>
        <mc:AlternateContent>
          <mc:Choice Requires="wpg">
            <w:drawing>
              <wp:inline distT="0" distB="0" distL="0" distR="0" wp14:anchorId="1F04128D" wp14:editId="7A4869DC">
                <wp:extent cx="5385966" cy="2245387"/>
                <wp:effectExtent l="0" t="0" r="0" b="0"/>
                <wp:docPr id="139403" name="Group 139403"/>
                <wp:cNvGraphicFramePr/>
                <a:graphic xmlns:a="http://schemas.openxmlformats.org/drawingml/2006/main">
                  <a:graphicData uri="http://schemas.microsoft.com/office/word/2010/wordprocessingGroup">
                    <wpg:wgp>
                      <wpg:cNvGrpSpPr/>
                      <wpg:grpSpPr>
                        <a:xfrm>
                          <a:off x="0" y="0"/>
                          <a:ext cx="5385966" cy="2245387"/>
                          <a:chOff x="0" y="0"/>
                          <a:chExt cx="5385966" cy="2245387"/>
                        </a:xfrm>
                      </wpg:grpSpPr>
                      <wps:wsp>
                        <wps:cNvPr id="29211" name="Shape 29211"/>
                        <wps:cNvSpPr/>
                        <wps:spPr>
                          <a:xfrm>
                            <a:off x="1591066" y="501742"/>
                            <a:ext cx="0" cy="1372226"/>
                          </a:xfrm>
                          <a:custGeom>
                            <a:avLst/>
                            <a:gdLst/>
                            <a:ahLst/>
                            <a:cxnLst/>
                            <a:rect l="0" t="0" r="0" b="0"/>
                            <a:pathLst>
                              <a:path h="1372226">
                                <a:moveTo>
                                  <a:pt x="0" y="1372226"/>
                                </a:moveTo>
                                <a:lnTo>
                                  <a:pt x="0" y="0"/>
                                </a:lnTo>
                              </a:path>
                            </a:pathLst>
                          </a:custGeom>
                          <a:ln w="7642" cap="flat">
                            <a:round/>
                          </a:ln>
                        </wps:spPr>
                        <wps:style>
                          <a:lnRef idx="1">
                            <a:srgbClr val="EBEBEB"/>
                          </a:lnRef>
                          <a:fillRef idx="0">
                            <a:srgbClr val="000000">
                              <a:alpha val="0"/>
                            </a:srgbClr>
                          </a:fillRef>
                          <a:effectRef idx="0">
                            <a:scrgbClr r="0" g="0" b="0"/>
                          </a:effectRef>
                          <a:fontRef idx="none"/>
                        </wps:style>
                        <wps:bodyPr/>
                      </wps:wsp>
                      <wps:wsp>
                        <wps:cNvPr id="29212" name="Shape 29212"/>
                        <wps:cNvSpPr/>
                        <wps:spPr>
                          <a:xfrm>
                            <a:off x="2733341" y="501742"/>
                            <a:ext cx="0" cy="1372226"/>
                          </a:xfrm>
                          <a:custGeom>
                            <a:avLst/>
                            <a:gdLst/>
                            <a:ahLst/>
                            <a:cxnLst/>
                            <a:rect l="0" t="0" r="0" b="0"/>
                            <a:pathLst>
                              <a:path h="1372226">
                                <a:moveTo>
                                  <a:pt x="0" y="1372226"/>
                                </a:moveTo>
                                <a:lnTo>
                                  <a:pt x="0" y="0"/>
                                </a:lnTo>
                              </a:path>
                            </a:pathLst>
                          </a:custGeom>
                          <a:ln w="7642" cap="flat">
                            <a:round/>
                          </a:ln>
                        </wps:spPr>
                        <wps:style>
                          <a:lnRef idx="1">
                            <a:srgbClr val="EBEBEB"/>
                          </a:lnRef>
                          <a:fillRef idx="0">
                            <a:srgbClr val="000000">
                              <a:alpha val="0"/>
                            </a:srgbClr>
                          </a:fillRef>
                          <a:effectRef idx="0">
                            <a:scrgbClr r="0" g="0" b="0"/>
                          </a:effectRef>
                          <a:fontRef idx="none"/>
                        </wps:style>
                        <wps:bodyPr/>
                      </wps:wsp>
                      <wps:wsp>
                        <wps:cNvPr id="29213" name="Shape 29213"/>
                        <wps:cNvSpPr/>
                        <wps:spPr>
                          <a:xfrm>
                            <a:off x="3875776" y="501742"/>
                            <a:ext cx="0" cy="1372226"/>
                          </a:xfrm>
                          <a:custGeom>
                            <a:avLst/>
                            <a:gdLst/>
                            <a:ahLst/>
                            <a:cxnLst/>
                            <a:rect l="0" t="0" r="0" b="0"/>
                            <a:pathLst>
                              <a:path h="1372226">
                                <a:moveTo>
                                  <a:pt x="0" y="1372226"/>
                                </a:moveTo>
                                <a:lnTo>
                                  <a:pt x="0" y="0"/>
                                </a:lnTo>
                              </a:path>
                            </a:pathLst>
                          </a:custGeom>
                          <a:ln w="7642" cap="flat">
                            <a:round/>
                          </a:ln>
                        </wps:spPr>
                        <wps:style>
                          <a:lnRef idx="1">
                            <a:srgbClr val="EBEBEB"/>
                          </a:lnRef>
                          <a:fillRef idx="0">
                            <a:srgbClr val="000000">
                              <a:alpha val="0"/>
                            </a:srgbClr>
                          </a:fillRef>
                          <a:effectRef idx="0">
                            <a:scrgbClr r="0" g="0" b="0"/>
                          </a:effectRef>
                          <a:fontRef idx="none"/>
                        </wps:style>
                        <wps:bodyPr/>
                      </wps:wsp>
                      <wps:wsp>
                        <wps:cNvPr id="29214" name="Shape 29214"/>
                        <wps:cNvSpPr/>
                        <wps:spPr>
                          <a:xfrm>
                            <a:off x="5018051" y="501742"/>
                            <a:ext cx="0" cy="1372226"/>
                          </a:xfrm>
                          <a:custGeom>
                            <a:avLst/>
                            <a:gdLst/>
                            <a:ahLst/>
                            <a:cxnLst/>
                            <a:rect l="0" t="0" r="0" b="0"/>
                            <a:pathLst>
                              <a:path h="1372226">
                                <a:moveTo>
                                  <a:pt x="0" y="1372226"/>
                                </a:moveTo>
                                <a:lnTo>
                                  <a:pt x="0" y="0"/>
                                </a:lnTo>
                              </a:path>
                            </a:pathLst>
                          </a:custGeom>
                          <a:ln w="7642" cap="flat">
                            <a:round/>
                          </a:ln>
                        </wps:spPr>
                        <wps:style>
                          <a:lnRef idx="1">
                            <a:srgbClr val="EBEBEB"/>
                          </a:lnRef>
                          <a:fillRef idx="0">
                            <a:srgbClr val="000000">
                              <a:alpha val="0"/>
                            </a:srgbClr>
                          </a:fillRef>
                          <a:effectRef idx="0">
                            <a:scrgbClr r="0" g="0" b="0"/>
                          </a:effectRef>
                          <a:fontRef idx="none"/>
                        </wps:style>
                        <wps:bodyPr/>
                      </wps:wsp>
                      <wps:wsp>
                        <wps:cNvPr id="29215" name="Shape 29215"/>
                        <wps:cNvSpPr/>
                        <wps:spPr>
                          <a:xfrm>
                            <a:off x="811931" y="1677831"/>
                            <a:ext cx="4574036" cy="0"/>
                          </a:xfrm>
                          <a:custGeom>
                            <a:avLst/>
                            <a:gdLst/>
                            <a:ahLst/>
                            <a:cxnLst/>
                            <a:rect l="0" t="0" r="0" b="0"/>
                            <a:pathLst>
                              <a:path w="4574036">
                                <a:moveTo>
                                  <a:pt x="0" y="0"/>
                                </a:moveTo>
                                <a:lnTo>
                                  <a:pt x="4574036"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29216" name="Shape 29216"/>
                        <wps:cNvSpPr/>
                        <wps:spPr>
                          <a:xfrm>
                            <a:off x="811931" y="1351148"/>
                            <a:ext cx="4574036" cy="0"/>
                          </a:xfrm>
                          <a:custGeom>
                            <a:avLst/>
                            <a:gdLst/>
                            <a:ahLst/>
                            <a:cxnLst/>
                            <a:rect l="0" t="0" r="0" b="0"/>
                            <a:pathLst>
                              <a:path w="4574036">
                                <a:moveTo>
                                  <a:pt x="0" y="0"/>
                                </a:moveTo>
                                <a:lnTo>
                                  <a:pt x="4574036"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29217" name="Shape 29217"/>
                        <wps:cNvSpPr/>
                        <wps:spPr>
                          <a:xfrm>
                            <a:off x="811931" y="1024466"/>
                            <a:ext cx="4574036" cy="0"/>
                          </a:xfrm>
                          <a:custGeom>
                            <a:avLst/>
                            <a:gdLst/>
                            <a:ahLst/>
                            <a:cxnLst/>
                            <a:rect l="0" t="0" r="0" b="0"/>
                            <a:pathLst>
                              <a:path w="4574036">
                                <a:moveTo>
                                  <a:pt x="0" y="0"/>
                                </a:moveTo>
                                <a:lnTo>
                                  <a:pt x="4574036"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29218" name="Shape 29218"/>
                        <wps:cNvSpPr/>
                        <wps:spPr>
                          <a:xfrm>
                            <a:off x="811931" y="697783"/>
                            <a:ext cx="4574036" cy="0"/>
                          </a:xfrm>
                          <a:custGeom>
                            <a:avLst/>
                            <a:gdLst/>
                            <a:ahLst/>
                            <a:cxnLst/>
                            <a:rect l="0" t="0" r="0" b="0"/>
                            <a:pathLst>
                              <a:path w="4574036">
                                <a:moveTo>
                                  <a:pt x="0" y="0"/>
                                </a:moveTo>
                                <a:lnTo>
                                  <a:pt x="4574036"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29219" name="Shape 29219"/>
                        <wps:cNvSpPr/>
                        <wps:spPr>
                          <a:xfrm>
                            <a:off x="1019849" y="501742"/>
                            <a:ext cx="0" cy="1372226"/>
                          </a:xfrm>
                          <a:custGeom>
                            <a:avLst/>
                            <a:gdLst/>
                            <a:ahLst/>
                            <a:cxnLst/>
                            <a:rect l="0" t="0" r="0" b="0"/>
                            <a:pathLst>
                              <a:path h="1372226">
                                <a:moveTo>
                                  <a:pt x="0" y="1372226"/>
                                </a:moveTo>
                                <a:lnTo>
                                  <a:pt x="0"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29220" name="Shape 29220"/>
                        <wps:cNvSpPr/>
                        <wps:spPr>
                          <a:xfrm>
                            <a:off x="2162283" y="501742"/>
                            <a:ext cx="0" cy="1372226"/>
                          </a:xfrm>
                          <a:custGeom>
                            <a:avLst/>
                            <a:gdLst/>
                            <a:ahLst/>
                            <a:cxnLst/>
                            <a:rect l="0" t="0" r="0" b="0"/>
                            <a:pathLst>
                              <a:path h="1372226">
                                <a:moveTo>
                                  <a:pt x="0" y="1372226"/>
                                </a:moveTo>
                                <a:lnTo>
                                  <a:pt x="0"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29221" name="Shape 29221"/>
                        <wps:cNvSpPr/>
                        <wps:spPr>
                          <a:xfrm>
                            <a:off x="3304558" y="501742"/>
                            <a:ext cx="0" cy="1372226"/>
                          </a:xfrm>
                          <a:custGeom>
                            <a:avLst/>
                            <a:gdLst/>
                            <a:ahLst/>
                            <a:cxnLst/>
                            <a:rect l="0" t="0" r="0" b="0"/>
                            <a:pathLst>
                              <a:path h="1372226">
                                <a:moveTo>
                                  <a:pt x="0" y="1372226"/>
                                </a:moveTo>
                                <a:lnTo>
                                  <a:pt x="0"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29222" name="Shape 29222"/>
                        <wps:cNvSpPr/>
                        <wps:spPr>
                          <a:xfrm>
                            <a:off x="4446993" y="501742"/>
                            <a:ext cx="0" cy="1372226"/>
                          </a:xfrm>
                          <a:custGeom>
                            <a:avLst/>
                            <a:gdLst/>
                            <a:ahLst/>
                            <a:cxnLst/>
                            <a:rect l="0" t="0" r="0" b="0"/>
                            <a:pathLst>
                              <a:path h="1372226">
                                <a:moveTo>
                                  <a:pt x="0" y="1372226"/>
                                </a:moveTo>
                                <a:lnTo>
                                  <a:pt x="0"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154556" name="Shape 154556"/>
                        <wps:cNvSpPr/>
                        <wps:spPr>
                          <a:xfrm>
                            <a:off x="1156922" y="877363"/>
                            <a:ext cx="913820" cy="294046"/>
                          </a:xfrm>
                          <a:custGeom>
                            <a:avLst/>
                            <a:gdLst/>
                            <a:ahLst/>
                            <a:cxnLst/>
                            <a:rect l="0" t="0" r="0" b="0"/>
                            <a:pathLst>
                              <a:path w="913820" h="294046">
                                <a:moveTo>
                                  <a:pt x="0" y="0"/>
                                </a:moveTo>
                                <a:lnTo>
                                  <a:pt x="913820" y="0"/>
                                </a:lnTo>
                                <a:lnTo>
                                  <a:pt x="913820" y="294046"/>
                                </a:lnTo>
                                <a:lnTo>
                                  <a:pt x="0" y="294046"/>
                                </a:lnTo>
                                <a:lnTo>
                                  <a:pt x="0" y="0"/>
                                </a:lnTo>
                              </a:path>
                            </a:pathLst>
                          </a:custGeom>
                          <a:ln w="0" cap="flat">
                            <a:round/>
                          </a:ln>
                        </wps:spPr>
                        <wps:style>
                          <a:lnRef idx="0">
                            <a:srgbClr val="000000">
                              <a:alpha val="0"/>
                            </a:srgbClr>
                          </a:lnRef>
                          <a:fillRef idx="1">
                            <a:srgbClr val="E31A1C"/>
                          </a:fillRef>
                          <a:effectRef idx="0">
                            <a:scrgbClr r="0" g="0" b="0"/>
                          </a:effectRef>
                          <a:fontRef idx="none"/>
                        </wps:style>
                        <wps:bodyPr/>
                      </wps:wsp>
                      <wps:wsp>
                        <wps:cNvPr id="154557" name="Shape 154557"/>
                        <wps:cNvSpPr/>
                        <wps:spPr>
                          <a:xfrm>
                            <a:off x="1019849" y="877363"/>
                            <a:ext cx="137073" cy="294046"/>
                          </a:xfrm>
                          <a:custGeom>
                            <a:avLst/>
                            <a:gdLst/>
                            <a:ahLst/>
                            <a:cxnLst/>
                            <a:rect l="0" t="0" r="0" b="0"/>
                            <a:pathLst>
                              <a:path w="137073" h="294046">
                                <a:moveTo>
                                  <a:pt x="0" y="0"/>
                                </a:moveTo>
                                <a:lnTo>
                                  <a:pt x="137073" y="0"/>
                                </a:lnTo>
                                <a:lnTo>
                                  <a:pt x="137073" y="294046"/>
                                </a:lnTo>
                                <a:lnTo>
                                  <a:pt x="0" y="294046"/>
                                </a:lnTo>
                                <a:lnTo>
                                  <a:pt x="0" y="0"/>
                                </a:lnTo>
                              </a:path>
                            </a:pathLst>
                          </a:custGeom>
                          <a:ln w="0" cap="flat">
                            <a:round/>
                          </a:ln>
                        </wps:spPr>
                        <wps:style>
                          <a:lnRef idx="0">
                            <a:srgbClr val="000000">
                              <a:alpha val="0"/>
                            </a:srgbClr>
                          </a:lnRef>
                          <a:fillRef idx="1">
                            <a:srgbClr val="377DB8"/>
                          </a:fillRef>
                          <a:effectRef idx="0">
                            <a:scrgbClr r="0" g="0" b="0"/>
                          </a:effectRef>
                          <a:fontRef idx="none"/>
                        </wps:style>
                        <wps:bodyPr/>
                      </wps:wsp>
                      <wps:wsp>
                        <wps:cNvPr id="154558" name="Shape 154558"/>
                        <wps:cNvSpPr/>
                        <wps:spPr>
                          <a:xfrm>
                            <a:off x="1522450" y="1204205"/>
                            <a:ext cx="45691" cy="294046"/>
                          </a:xfrm>
                          <a:custGeom>
                            <a:avLst/>
                            <a:gdLst/>
                            <a:ahLst/>
                            <a:cxnLst/>
                            <a:rect l="0" t="0" r="0" b="0"/>
                            <a:pathLst>
                              <a:path w="45691" h="294046">
                                <a:moveTo>
                                  <a:pt x="0" y="0"/>
                                </a:moveTo>
                                <a:lnTo>
                                  <a:pt x="45691" y="0"/>
                                </a:lnTo>
                                <a:lnTo>
                                  <a:pt x="45691" y="294046"/>
                                </a:lnTo>
                                <a:lnTo>
                                  <a:pt x="0" y="294046"/>
                                </a:lnTo>
                                <a:lnTo>
                                  <a:pt x="0" y="0"/>
                                </a:lnTo>
                              </a:path>
                            </a:pathLst>
                          </a:custGeom>
                          <a:ln w="0" cap="flat">
                            <a:round/>
                          </a:ln>
                        </wps:spPr>
                        <wps:style>
                          <a:lnRef idx="0">
                            <a:srgbClr val="000000">
                              <a:alpha val="0"/>
                            </a:srgbClr>
                          </a:lnRef>
                          <a:fillRef idx="1">
                            <a:srgbClr val="E31A1C"/>
                          </a:fillRef>
                          <a:effectRef idx="0">
                            <a:scrgbClr r="0" g="0" b="0"/>
                          </a:effectRef>
                          <a:fontRef idx="none"/>
                        </wps:style>
                        <wps:bodyPr/>
                      </wps:wsp>
                      <wps:wsp>
                        <wps:cNvPr id="154559" name="Shape 154559"/>
                        <wps:cNvSpPr/>
                        <wps:spPr>
                          <a:xfrm>
                            <a:off x="1019849" y="1204205"/>
                            <a:ext cx="502601" cy="294046"/>
                          </a:xfrm>
                          <a:custGeom>
                            <a:avLst/>
                            <a:gdLst/>
                            <a:ahLst/>
                            <a:cxnLst/>
                            <a:rect l="0" t="0" r="0" b="0"/>
                            <a:pathLst>
                              <a:path w="502601" h="294046">
                                <a:moveTo>
                                  <a:pt x="0" y="0"/>
                                </a:moveTo>
                                <a:lnTo>
                                  <a:pt x="502601" y="0"/>
                                </a:lnTo>
                                <a:lnTo>
                                  <a:pt x="502601" y="294046"/>
                                </a:lnTo>
                                <a:lnTo>
                                  <a:pt x="0" y="294046"/>
                                </a:lnTo>
                                <a:lnTo>
                                  <a:pt x="0" y="0"/>
                                </a:lnTo>
                              </a:path>
                            </a:pathLst>
                          </a:custGeom>
                          <a:ln w="0" cap="flat">
                            <a:round/>
                          </a:ln>
                        </wps:spPr>
                        <wps:style>
                          <a:lnRef idx="0">
                            <a:srgbClr val="000000">
                              <a:alpha val="0"/>
                            </a:srgbClr>
                          </a:lnRef>
                          <a:fillRef idx="1">
                            <a:srgbClr val="377DB8"/>
                          </a:fillRef>
                          <a:effectRef idx="0">
                            <a:scrgbClr r="0" g="0" b="0"/>
                          </a:effectRef>
                          <a:fontRef idx="none"/>
                        </wps:style>
                        <wps:bodyPr/>
                      </wps:wsp>
                      <wps:wsp>
                        <wps:cNvPr id="154560" name="Shape 154560"/>
                        <wps:cNvSpPr/>
                        <wps:spPr>
                          <a:xfrm>
                            <a:off x="3624395" y="550680"/>
                            <a:ext cx="1553654" cy="294046"/>
                          </a:xfrm>
                          <a:custGeom>
                            <a:avLst/>
                            <a:gdLst/>
                            <a:ahLst/>
                            <a:cxnLst/>
                            <a:rect l="0" t="0" r="0" b="0"/>
                            <a:pathLst>
                              <a:path w="1553654" h="294046">
                                <a:moveTo>
                                  <a:pt x="0" y="0"/>
                                </a:moveTo>
                                <a:lnTo>
                                  <a:pt x="1553654" y="0"/>
                                </a:lnTo>
                                <a:lnTo>
                                  <a:pt x="1553654" y="294046"/>
                                </a:lnTo>
                                <a:lnTo>
                                  <a:pt x="0" y="294046"/>
                                </a:lnTo>
                                <a:lnTo>
                                  <a:pt x="0" y="0"/>
                                </a:lnTo>
                              </a:path>
                            </a:pathLst>
                          </a:custGeom>
                          <a:ln w="0" cap="flat">
                            <a:round/>
                          </a:ln>
                        </wps:spPr>
                        <wps:style>
                          <a:lnRef idx="0">
                            <a:srgbClr val="000000">
                              <a:alpha val="0"/>
                            </a:srgbClr>
                          </a:lnRef>
                          <a:fillRef idx="1">
                            <a:srgbClr val="E31A1C"/>
                          </a:fillRef>
                          <a:effectRef idx="0">
                            <a:scrgbClr r="0" g="0" b="0"/>
                          </a:effectRef>
                          <a:fontRef idx="none"/>
                        </wps:style>
                        <wps:bodyPr/>
                      </wps:wsp>
                      <wps:wsp>
                        <wps:cNvPr id="154561" name="Shape 154561"/>
                        <wps:cNvSpPr/>
                        <wps:spPr>
                          <a:xfrm>
                            <a:off x="1019849" y="550680"/>
                            <a:ext cx="2604547" cy="294046"/>
                          </a:xfrm>
                          <a:custGeom>
                            <a:avLst/>
                            <a:gdLst/>
                            <a:ahLst/>
                            <a:cxnLst/>
                            <a:rect l="0" t="0" r="0" b="0"/>
                            <a:pathLst>
                              <a:path w="2604547" h="294046">
                                <a:moveTo>
                                  <a:pt x="0" y="0"/>
                                </a:moveTo>
                                <a:lnTo>
                                  <a:pt x="2604547" y="0"/>
                                </a:lnTo>
                                <a:lnTo>
                                  <a:pt x="2604547" y="294046"/>
                                </a:lnTo>
                                <a:lnTo>
                                  <a:pt x="0" y="294046"/>
                                </a:lnTo>
                                <a:lnTo>
                                  <a:pt x="0" y="0"/>
                                </a:lnTo>
                              </a:path>
                            </a:pathLst>
                          </a:custGeom>
                          <a:ln w="0" cap="flat">
                            <a:round/>
                          </a:ln>
                        </wps:spPr>
                        <wps:style>
                          <a:lnRef idx="0">
                            <a:srgbClr val="000000">
                              <a:alpha val="0"/>
                            </a:srgbClr>
                          </a:lnRef>
                          <a:fillRef idx="1">
                            <a:srgbClr val="377DB8"/>
                          </a:fillRef>
                          <a:effectRef idx="0">
                            <a:scrgbClr r="0" g="0" b="0"/>
                          </a:effectRef>
                          <a:fontRef idx="none"/>
                        </wps:style>
                        <wps:bodyPr/>
                      </wps:wsp>
                      <wps:wsp>
                        <wps:cNvPr id="154562" name="Shape 154562"/>
                        <wps:cNvSpPr/>
                        <wps:spPr>
                          <a:xfrm>
                            <a:off x="1842446" y="1530887"/>
                            <a:ext cx="182764" cy="294046"/>
                          </a:xfrm>
                          <a:custGeom>
                            <a:avLst/>
                            <a:gdLst/>
                            <a:ahLst/>
                            <a:cxnLst/>
                            <a:rect l="0" t="0" r="0" b="0"/>
                            <a:pathLst>
                              <a:path w="182764" h="294046">
                                <a:moveTo>
                                  <a:pt x="0" y="0"/>
                                </a:moveTo>
                                <a:lnTo>
                                  <a:pt x="182764" y="0"/>
                                </a:lnTo>
                                <a:lnTo>
                                  <a:pt x="182764" y="294046"/>
                                </a:lnTo>
                                <a:lnTo>
                                  <a:pt x="0" y="294046"/>
                                </a:lnTo>
                                <a:lnTo>
                                  <a:pt x="0" y="0"/>
                                </a:lnTo>
                              </a:path>
                            </a:pathLst>
                          </a:custGeom>
                          <a:ln w="0" cap="flat">
                            <a:round/>
                          </a:ln>
                        </wps:spPr>
                        <wps:style>
                          <a:lnRef idx="0">
                            <a:srgbClr val="000000">
                              <a:alpha val="0"/>
                            </a:srgbClr>
                          </a:lnRef>
                          <a:fillRef idx="1">
                            <a:srgbClr val="E31A1C"/>
                          </a:fillRef>
                          <a:effectRef idx="0">
                            <a:scrgbClr r="0" g="0" b="0"/>
                          </a:effectRef>
                          <a:fontRef idx="none"/>
                        </wps:style>
                        <wps:bodyPr/>
                      </wps:wsp>
                      <wps:wsp>
                        <wps:cNvPr id="154563" name="Shape 154563"/>
                        <wps:cNvSpPr/>
                        <wps:spPr>
                          <a:xfrm>
                            <a:off x="1019849" y="1530887"/>
                            <a:ext cx="822438" cy="294046"/>
                          </a:xfrm>
                          <a:custGeom>
                            <a:avLst/>
                            <a:gdLst/>
                            <a:ahLst/>
                            <a:cxnLst/>
                            <a:rect l="0" t="0" r="0" b="0"/>
                            <a:pathLst>
                              <a:path w="822438" h="294046">
                                <a:moveTo>
                                  <a:pt x="0" y="0"/>
                                </a:moveTo>
                                <a:lnTo>
                                  <a:pt x="822438" y="0"/>
                                </a:lnTo>
                                <a:lnTo>
                                  <a:pt x="822438" y="294046"/>
                                </a:lnTo>
                                <a:lnTo>
                                  <a:pt x="0" y="294046"/>
                                </a:lnTo>
                                <a:lnTo>
                                  <a:pt x="0" y="0"/>
                                </a:lnTo>
                              </a:path>
                            </a:pathLst>
                          </a:custGeom>
                          <a:ln w="0" cap="flat">
                            <a:round/>
                          </a:ln>
                        </wps:spPr>
                        <wps:style>
                          <a:lnRef idx="0">
                            <a:srgbClr val="000000">
                              <a:alpha val="0"/>
                            </a:srgbClr>
                          </a:lnRef>
                          <a:fillRef idx="1">
                            <a:srgbClr val="377DB8"/>
                          </a:fillRef>
                          <a:effectRef idx="0">
                            <a:scrgbClr r="0" g="0" b="0"/>
                          </a:effectRef>
                          <a:fontRef idx="none"/>
                        </wps:style>
                        <wps:bodyPr/>
                      </wps:wsp>
                      <wps:wsp>
                        <wps:cNvPr id="29231" name="Rectangle 29231"/>
                        <wps:cNvSpPr/>
                        <wps:spPr>
                          <a:xfrm>
                            <a:off x="1534231" y="973011"/>
                            <a:ext cx="211908" cy="176274"/>
                          </a:xfrm>
                          <a:prstGeom prst="rect">
                            <a:avLst/>
                          </a:prstGeom>
                          <a:ln>
                            <a:noFill/>
                          </a:ln>
                        </wps:spPr>
                        <wps:txbx>
                          <w:txbxContent>
                            <w:p w14:paraId="6467FCAC" w14:textId="77777777" w:rsidR="00DA2B11" w:rsidRDefault="004C3EA9">
                              <w:pPr>
                                <w:spacing w:after="160" w:line="259" w:lineRule="auto"/>
                                <w:ind w:left="0" w:right="0" w:firstLine="0"/>
                                <w:jc w:val="left"/>
                              </w:pPr>
                              <w:r>
                                <w:rPr>
                                  <w:rFonts w:ascii="Arial" w:eastAsia="Arial" w:hAnsi="Arial" w:cs="Arial"/>
                                  <w:sz w:val="23"/>
                                </w:rPr>
                                <w:t>20</w:t>
                              </w:r>
                            </w:p>
                          </w:txbxContent>
                        </wps:txbx>
                        <wps:bodyPr horzOverflow="overflow" vert="horz" lIns="0" tIns="0" rIns="0" bIns="0" rtlCol="0">
                          <a:noAutofit/>
                        </wps:bodyPr>
                      </wps:wsp>
                      <wps:wsp>
                        <wps:cNvPr id="29232" name="Rectangle 29232"/>
                        <wps:cNvSpPr/>
                        <wps:spPr>
                          <a:xfrm>
                            <a:off x="1048505" y="973011"/>
                            <a:ext cx="105954" cy="176274"/>
                          </a:xfrm>
                          <a:prstGeom prst="rect">
                            <a:avLst/>
                          </a:prstGeom>
                          <a:ln>
                            <a:noFill/>
                          </a:ln>
                        </wps:spPr>
                        <wps:txbx>
                          <w:txbxContent>
                            <w:p w14:paraId="54B46540" w14:textId="77777777" w:rsidR="00DA2B11" w:rsidRDefault="004C3EA9">
                              <w:pPr>
                                <w:spacing w:after="160" w:line="259" w:lineRule="auto"/>
                                <w:ind w:left="0" w:right="0" w:firstLine="0"/>
                                <w:jc w:val="left"/>
                              </w:pPr>
                              <w:r>
                                <w:rPr>
                                  <w:rFonts w:ascii="Arial" w:eastAsia="Arial" w:hAnsi="Arial" w:cs="Arial"/>
                                  <w:sz w:val="23"/>
                                </w:rPr>
                                <w:t>3</w:t>
                              </w:r>
                            </w:p>
                          </w:txbxContent>
                        </wps:txbx>
                        <wps:bodyPr horzOverflow="overflow" vert="horz" lIns="0" tIns="0" rIns="0" bIns="0" rtlCol="0">
                          <a:noAutofit/>
                        </wps:bodyPr>
                      </wps:wsp>
                      <wps:wsp>
                        <wps:cNvPr id="29233" name="Rectangle 29233"/>
                        <wps:cNvSpPr/>
                        <wps:spPr>
                          <a:xfrm>
                            <a:off x="1505575" y="1299694"/>
                            <a:ext cx="105954" cy="176273"/>
                          </a:xfrm>
                          <a:prstGeom prst="rect">
                            <a:avLst/>
                          </a:prstGeom>
                          <a:ln>
                            <a:noFill/>
                          </a:ln>
                        </wps:spPr>
                        <wps:txbx>
                          <w:txbxContent>
                            <w:p w14:paraId="558477BF" w14:textId="77777777" w:rsidR="00DA2B11" w:rsidRDefault="004C3EA9">
                              <w:pPr>
                                <w:spacing w:after="160" w:line="259" w:lineRule="auto"/>
                                <w:ind w:left="0" w:right="0" w:firstLine="0"/>
                                <w:jc w:val="left"/>
                              </w:pPr>
                              <w:r>
                                <w:rPr>
                                  <w:rFonts w:ascii="Arial" w:eastAsia="Arial" w:hAnsi="Arial" w:cs="Arial"/>
                                  <w:sz w:val="23"/>
                                </w:rPr>
                                <w:t>1</w:t>
                              </w:r>
                            </w:p>
                          </w:txbxContent>
                        </wps:txbx>
                        <wps:bodyPr horzOverflow="overflow" vert="horz" lIns="0" tIns="0" rIns="0" bIns="0" rtlCol="0">
                          <a:noAutofit/>
                        </wps:bodyPr>
                      </wps:wsp>
                      <wps:wsp>
                        <wps:cNvPr id="29234" name="Rectangle 29234"/>
                        <wps:cNvSpPr/>
                        <wps:spPr>
                          <a:xfrm>
                            <a:off x="1191469" y="1299694"/>
                            <a:ext cx="211908" cy="176273"/>
                          </a:xfrm>
                          <a:prstGeom prst="rect">
                            <a:avLst/>
                          </a:prstGeom>
                          <a:ln>
                            <a:noFill/>
                          </a:ln>
                        </wps:spPr>
                        <wps:txbx>
                          <w:txbxContent>
                            <w:p w14:paraId="5C129A11" w14:textId="77777777" w:rsidR="00DA2B11" w:rsidRDefault="004C3EA9">
                              <w:pPr>
                                <w:spacing w:after="160" w:line="259" w:lineRule="auto"/>
                                <w:ind w:left="0" w:right="0" w:firstLine="0"/>
                                <w:jc w:val="left"/>
                              </w:pPr>
                              <w:r>
                                <w:rPr>
                                  <w:rFonts w:ascii="Arial" w:eastAsia="Arial" w:hAnsi="Arial" w:cs="Arial"/>
                                  <w:sz w:val="23"/>
                                </w:rPr>
                                <w:t>11</w:t>
                              </w:r>
                            </w:p>
                          </w:txbxContent>
                        </wps:txbx>
                        <wps:bodyPr horzOverflow="overflow" vert="horz" lIns="0" tIns="0" rIns="0" bIns="0" rtlCol="0">
                          <a:noAutofit/>
                        </wps:bodyPr>
                      </wps:wsp>
                      <wps:wsp>
                        <wps:cNvPr id="137696" name="Rectangle 137696"/>
                        <wps:cNvSpPr/>
                        <wps:spPr>
                          <a:xfrm>
                            <a:off x="4401206" y="646328"/>
                            <a:ext cx="105954" cy="176273"/>
                          </a:xfrm>
                          <a:prstGeom prst="rect">
                            <a:avLst/>
                          </a:prstGeom>
                          <a:ln>
                            <a:noFill/>
                          </a:ln>
                        </wps:spPr>
                        <wps:txbx>
                          <w:txbxContent>
                            <w:p w14:paraId="27BCC49B" w14:textId="77777777" w:rsidR="00DA2B11" w:rsidRDefault="004C3EA9">
                              <w:pPr>
                                <w:spacing w:after="160" w:line="259" w:lineRule="auto"/>
                                <w:ind w:left="0" w:right="0" w:firstLine="0"/>
                                <w:jc w:val="left"/>
                              </w:pPr>
                              <w:r>
                                <w:rPr>
                                  <w:rFonts w:ascii="Arial" w:eastAsia="Arial" w:hAnsi="Arial" w:cs="Arial"/>
                                  <w:sz w:val="23"/>
                                </w:rPr>
                                <w:t>4</w:t>
                              </w:r>
                            </w:p>
                          </w:txbxContent>
                        </wps:txbx>
                        <wps:bodyPr horzOverflow="overflow" vert="horz" lIns="0" tIns="0" rIns="0" bIns="0" rtlCol="0">
                          <a:noAutofit/>
                        </wps:bodyPr>
                      </wps:wsp>
                      <wps:wsp>
                        <wps:cNvPr id="137695" name="Rectangle 137695"/>
                        <wps:cNvSpPr/>
                        <wps:spPr>
                          <a:xfrm>
                            <a:off x="4321542" y="646328"/>
                            <a:ext cx="105954" cy="176273"/>
                          </a:xfrm>
                          <a:prstGeom prst="rect">
                            <a:avLst/>
                          </a:prstGeom>
                          <a:ln>
                            <a:noFill/>
                          </a:ln>
                        </wps:spPr>
                        <wps:txbx>
                          <w:txbxContent>
                            <w:p w14:paraId="1BF90389" w14:textId="77777777" w:rsidR="00DA2B11" w:rsidRDefault="004C3EA9">
                              <w:pPr>
                                <w:spacing w:after="160" w:line="259" w:lineRule="auto"/>
                                <w:ind w:left="0" w:right="0" w:firstLine="0"/>
                                <w:jc w:val="left"/>
                              </w:pPr>
                              <w:r>
                                <w:rPr>
                                  <w:rFonts w:ascii="Arial" w:eastAsia="Arial" w:hAnsi="Arial" w:cs="Arial"/>
                                  <w:sz w:val="23"/>
                                </w:rPr>
                                <w:t>3</w:t>
                              </w:r>
                            </w:p>
                          </w:txbxContent>
                        </wps:txbx>
                        <wps:bodyPr horzOverflow="overflow" vert="horz" lIns="0" tIns="0" rIns="0" bIns="0" rtlCol="0">
                          <a:noAutofit/>
                        </wps:bodyPr>
                      </wps:wsp>
                      <wps:wsp>
                        <wps:cNvPr id="29236" name="Rectangle 29236"/>
                        <wps:cNvSpPr/>
                        <wps:spPr>
                          <a:xfrm>
                            <a:off x="2242521" y="646328"/>
                            <a:ext cx="211908" cy="176273"/>
                          </a:xfrm>
                          <a:prstGeom prst="rect">
                            <a:avLst/>
                          </a:prstGeom>
                          <a:ln>
                            <a:noFill/>
                          </a:ln>
                        </wps:spPr>
                        <wps:txbx>
                          <w:txbxContent>
                            <w:p w14:paraId="6F770EA0" w14:textId="77777777" w:rsidR="00DA2B11" w:rsidRDefault="004C3EA9">
                              <w:pPr>
                                <w:spacing w:after="160" w:line="259" w:lineRule="auto"/>
                                <w:ind w:left="0" w:right="0" w:firstLine="0"/>
                                <w:jc w:val="left"/>
                              </w:pPr>
                              <w:r>
                                <w:rPr>
                                  <w:rFonts w:ascii="Arial" w:eastAsia="Arial" w:hAnsi="Arial" w:cs="Arial"/>
                                  <w:sz w:val="23"/>
                                </w:rPr>
                                <w:t>57</w:t>
                              </w:r>
                            </w:p>
                          </w:txbxContent>
                        </wps:txbx>
                        <wps:bodyPr horzOverflow="overflow" vert="horz" lIns="0" tIns="0" rIns="0" bIns="0" rtlCol="0">
                          <a:noAutofit/>
                        </wps:bodyPr>
                      </wps:wsp>
                      <wps:wsp>
                        <wps:cNvPr id="29237" name="Rectangle 29237"/>
                        <wps:cNvSpPr/>
                        <wps:spPr>
                          <a:xfrm>
                            <a:off x="1893869" y="1626377"/>
                            <a:ext cx="105954" cy="176274"/>
                          </a:xfrm>
                          <a:prstGeom prst="rect">
                            <a:avLst/>
                          </a:prstGeom>
                          <a:ln>
                            <a:noFill/>
                          </a:ln>
                        </wps:spPr>
                        <wps:txbx>
                          <w:txbxContent>
                            <w:p w14:paraId="4EC50BA9" w14:textId="77777777" w:rsidR="00DA2B11" w:rsidRDefault="004C3EA9">
                              <w:pPr>
                                <w:spacing w:after="160" w:line="259" w:lineRule="auto"/>
                                <w:ind w:left="0" w:right="0" w:firstLine="0"/>
                                <w:jc w:val="left"/>
                              </w:pPr>
                              <w:r>
                                <w:rPr>
                                  <w:rFonts w:ascii="Arial" w:eastAsia="Arial" w:hAnsi="Arial" w:cs="Arial"/>
                                  <w:sz w:val="23"/>
                                </w:rPr>
                                <w:t>4</w:t>
                              </w:r>
                            </w:p>
                          </w:txbxContent>
                        </wps:txbx>
                        <wps:bodyPr horzOverflow="overflow" vert="horz" lIns="0" tIns="0" rIns="0" bIns="0" rtlCol="0">
                          <a:noAutofit/>
                        </wps:bodyPr>
                      </wps:wsp>
                      <wps:wsp>
                        <wps:cNvPr id="29238" name="Rectangle 29238"/>
                        <wps:cNvSpPr/>
                        <wps:spPr>
                          <a:xfrm>
                            <a:off x="1351467" y="1626377"/>
                            <a:ext cx="211908" cy="176274"/>
                          </a:xfrm>
                          <a:prstGeom prst="rect">
                            <a:avLst/>
                          </a:prstGeom>
                          <a:ln>
                            <a:noFill/>
                          </a:ln>
                        </wps:spPr>
                        <wps:txbx>
                          <w:txbxContent>
                            <w:p w14:paraId="2B1798B8" w14:textId="77777777" w:rsidR="00DA2B11" w:rsidRDefault="004C3EA9">
                              <w:pPr>
                                <w:spacing w:after="160" w:line="259" w:lineRule="auto"/>
                                <w:ind w:left="0" w:right="0" w:firstLine="0"/>
                                <w:jc w:val="left"/>
                              </w:pPr>
                              <w:r>
                                <w:rPr>
                                  <w:rFonts w:ascii="Arial" w:eastAsia="Arial" w:hAnsi="Arial" w:cs="Arial"/>
                                  <w:sz w:val="23"/>
                                </w:rPr>
                                <w:t>18</w:t>
                              </w:r>
                            </w:p>
                          </w:txbxContent>
                        </wps:txbx>
                        <wps:bodyPr horzOverflow="overflow" vert="horz" lIns="0" tIns="0" rIns="0" bIns="0" rtlCol="0">
                          <a:noAutofit/>
                        </wps:bodyPr>
                      </wps:wsp>
                      <wps:wsp>
                        <wps:cNvPr id="29239" name="Shape 29239"/>
                        <wps:cNvSpPr/>
                        <wps:spPr>
                          <a:xfrm>
                            <a:off x="811931" y="501805"/>
                            <a:ext cx="4574036" cy="1372163"/>
                          </a:xfrm>
                          <a:custGeom>
                            <a:avLst/>
                            <a:gdLst/>
                            <a:ahLst/>
                            <a:cxnLst/>
                            <a:rect l="0" t="0" r="0" b="0"/>
                            <a:pathLst>
                              <a:path w="4574036" h="1372163">
                                <a:moveTo>
                                  <a:pt x="0" y="1372163"/>
                                </a:moveTo>
                                <a:lnTo>
                                  <a:pt x="4574036" y="1372163"/>
                                </a:lnTo>
                                <a:lnTo>
                                  <a:pt x="4574036" y="0"/>
                                </a:lnTo>
                                <a:lnTo>
                                  <a:pt x="0" y="0"/>
                                </a:lnTo>
                                <a:close/>
                              </a:path>
                            </a:pathLst>
                          </a:custGeom>
                          <a:ln w="15443" cap="rnd">
                            <a:round/>
                          </a:ln>
                        </wps:spPr>
                        <wps:style>
                          <a:lnRef idx="1">
                            <a:srgbClr val="333333"/>
                          </a:lnRef>
                          <a:fillRef idx="0">
                            <a:srgbClr val="000000">
                              <a:alpha val="0"/>
                            </a:srgbClr>
                          </a:fillRef>
                          <a:effectRef idx="0">
                            <a:scrgbClr r="0" g="0" b="0"/>
                          </a:effectRef>
                          <a:fontRef idx="none"/>
                        </wps:style>
                        <wps:bodyPr/>
                      </wps:wsp>
                      <wps:wsp>
                        <wps:cNvPr id="29240" name="Rectangle 29240"/>
                        <wps:cNvSpPr/>
                        <wps:spPr>
                          <a:xfrm>
                            <a:off x="422045" y="1632077"/>
                            <a:ext cx="423647" cy="156686"/>
                          </a:xfrm>
                          <a:prstGeom prst="rect">
                            <a:avLst/>
                          </a:prstGeom>
                          <a:ln>
                            <a:noFill/>
                          </a:ln>
                        </wps:spPr>
                        <wps:txbx>
                          <w:txbxContent>
                            <w:p w14:paraId="1E3E460C" w14:textId="77777777" w:rsidR="00DA2B11" w:rsidRDefault="004C3EA9">
                              <w:pPr>
                                <w:spacing w:after="160" w:line="259" w:lineRule="auto"/>
                                <w:ind w:left="0" w:right="0" w:firstLine="0"/>
                                <w:jc w:val="left"/>
                              </w:pPr>
                              <w:r>
                                <w:rPr>
                                  <w:rFonts w:ascii="Arial" w:eastAsia="Arial" w:hAnsi="Arial" w:cs="Arial"/>
                                  <w:color w:val="4D4D4D"/>
                                  <w:sz w:val="20"/>
                                </w:rPr>
                                <w:t>Other</w:t>
                              </w:r>
                            </w:p>
                          </w:txbxContent>
                        </wps:txbx>
                        <wps:bodyPr horzOverflow="overflow" vert="horz" lIns="0" tIns="0" rIns="0" bIns="0" rtlCol="0">
                          <a:noAutofit/>
                        </wps:bodyPr>
                      </wps:wsp>
                      <wps:wsp>
                        <wps:cNvPr id="29241" name="Rectangle 29241"/>
                        <wps:cNvSpPr/>
                        <wps:spPr>
                          <a:xfrm>
                            <a:off x="46965" y="1305394"/>
                            <a:ext cx="922504" cy="156686"/>
                          </a:xfrm>
                          <a:prstGeom prst="rect">
                            <a:avLst/>
                          </a:prstGeom>
                          <a:ln>
                            <a:noFill/>
                          </a:ln>
                        </wps:spPr>
                        <wps:txbx>
                          <w:txbxContent>
                            <w:p w14:paraId="0A1A2E31" w14:textId="77777777" w:rsidR="00DA2B11" w:rsidRDefault="004C3EA9">
                              <w:pPr>
                                <w:spacing w:after="160" w:line="259" w:lineRule="auto"/>
                                <w:ind w:left="0" w:right="0" w:firstLine="0"/>
                                <w:jc w:val="left"/>
                              </w:pPr>
                              <w:r>
                                <w:rPr>
                                  <w:rFonts w:ascii="Arial" w:eastAsia="Arial" w:hAnsi="Arial" w:cs="Arial"/>
                                  <w:color w:val="4D4D4D"/>
                                  <w:sz w:val="20"/>
                                </w:rPr>
                                <w:t>Meningioma</w:t>
                              </w:r>
                            </w:p>
                          </w:txbxContent>
                        </wps:txbx>
                        <wps:bodyPr horzOverflow="overflow" vert="horz" lIns="0" tIns="0" rIns="0" bIns="0" rtlCol="0">
                          <a:noAutofit/>
                        </wps:bodyPr>
                      </wps:wsp>
                      <wps:wsp>
                        <wps:cNvPr id="29242" name="Rectangle 29242"/>
                        <wps:cNvSpPr/>
                        <wps:spPr>
                          <a:xfrm>
                            <a:off x="71800" y="978711"/>
                            <a:ext cx="889472" cy="156686"/>
                          </a:xfrm>
                          <a:prstGeom prst="rect">
                            <a:avLst/>
                          </a:prstGeom>
                          <a:ln>
                            <a:noFill/>
                          </a:ln>
                        </wps:spPr>
                        <wps:txbx>
                          <w:txbxContent>
                            <w:p w14:paraId="00828717" w14:textId="77777777" w:rsidR="00DA2B11" w:rsidRDefault="004C3EA9">
                              <w:pPr>
                                <w:spacing w:after="160" w:line="259" w:lineRule="auto"/>
                                <w:ind w:left="0" w:right="0" w:firstLine="0"/>
                                <w:jc w:val="left"/>
                              </w:pPr>
                              <w:r>
                                <w:rPr>
                                  <w:rFonts w:ascii="Arial" w:eastAsia="Arial" w:hAnsi="Arial" w:cs="Arial"/>
                                  <w:color w:val="4D4D4D"/>
                                  <w:sz w:val="20"/>
                                </w:rPr>
                                <w:t>IDH−glioma</w:t>
                              </w:r>
                            </w:p>
                          </w:txbxContent>
                        </wps:txbx>
                        <wps:bodyPr horzOverflow="overflow" vert="horz" lIns="0" tIns="0" rIns="0" bIns="0" rtlCol="0">
                          <a:noAutofit/>
                        </wps:bodyPr>
                      </wps:wsp>
                      <wps:wsp>
                        <wps:cNvPr id="29243" name="Rectangle 29243"/>
                        <wps:cNvSpPr/>
                        <wps:spPr>
                          <a:xfrm>
                            <a:off x="0" y="652028"/>
                            <a:ext cx="985009" cy="156686"/>
                          </a:xfrm>
                          <a:prstGeom prst="rect">
                            <a:avLst/>
                          </a:prstGeom>
                          <a:ln>
                            <a:noFill/>
                          </a:ln>
                        </wps:spPr>
                        <wps:txbx>
                          <w:txbxContent>
                            <w:p w14:paraId="50030BD5" w14:textId="77777777" w:rsidR="00DA2B11" w:rsidRDefault="004C3EA9">
                              <w:pPr>
                                <w:spacing w:after="160" w:line="259" w:lineRule="auto"/>
                                <w:ind w:left="0" w:right="0" w:firstLine="0"/>
                                <w:jc w:val="left"/>
                              </w:pPr>
                              <w:r>
                                <w:rPr>
                                  <w:rFonts w:ascii="Arial" w:eastAsia="Arial" w:hAnsi="Arial" w:cs="Arial"/>
                                  <w:color w:val="4D4D4D"/>
                                  <w:sz w:val="20"/>
                                </w:rPr>
                                <w:t>Glioblastoma</w:t>
                              </w:r>
                            </w:p>
                          </w:txbxContent>
                        </wps:txbx>
                        <wps:bodyPr horzOverflow="overflow" vert="horz" lIns="0" tIns="0" rIns="0" bIns="0" rtlCol="0">
                          <a:noAutofit/>
                        </wps:bodyPr>
                      </wps:wsp>
                      <wps:wsp>
                        <wps:cNvPr id="29244" name="Shape 29244"/>
                        <wps:cNvSpPr/>
                        <wps:spPr>
                          <a:xfrm>
                            <a:off x="772289" y="1677831"/>
                            <a:ext cx="39641" cy="0"/>
                          </a:xfrm>
                          <a:custGeom>
                            <a:avLst/>
                            <a:gdLst/>
                            <a:ahLst/>
                            <a:cxnLst/>
                            <a:rect l="0" t="0" r="0" b="0"/>
                            <a:pathLst>
                              <a:path w="39641">
                                <a:moveTo>
                                  <a:pt x="0" y="0"/>
                                </a:moveTo>
                                <a:lnTo>
                                  <a:pt x="39641"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29245" name="Shape 29245"/>
                        <wps:cNvSpPr/>
                        <wps:spPr>
                          <a:xfrm>
                            <a:off x="772289" y="1351148"/>
                            <a:ext cx="39641" cy="0"/>
                          </a:xfrm>
                          <a:custGeom>
                            <a:avLst/>
                            <a:gdLst/>
                            <a:ahLst/>
                            <a:cxnLst/>
                            <a:rect l="0" t="0" r="0" b="0"/>
                            <a:pathLst>
                              <a:path w="39641">
                                <a:moveTo>
                                  <a:pt x="0" y="0"/>
                                </a:moveTo>
                                <a:lnTo>
                                  <a:pt x="39641"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29246" name="Shape 29246"/>
                        <wps:cNvSpPr/>
                        <wps:spPr>
                          <a:xfrm>
                            <a:off x="772289" y="1024466"/>
                            <a:ext cx="39641" cy="0"/>
                          </a:xfrm>
                          <a:custGeom>
                            <a:avLst/>
                            <a:gdLst/>
                            <a:ahLst/>
                            <a:cxnLst/>
                            <a:rect l="0" t="0" r="0" b="0"/>
                            <a:pathLst>
                              <a:path w="39641">
                                <a:moveTo>
                                  <a:pt x="0" y="0"/>
                                </a:moveTo>
                                <a:lnTo>
                                  <a:pt x="39641"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29247" name="Shape 29247"/>
                        <wps:cNvSpPr/>
                        <wps:spPr>
                          <a:xfrm>
                            <a:off x="772289" y="697783"/>
                            <a:ext cx="39641" cy="0"/>
                          </a:xfrm>
                          <a:custGeom>
                            <a:avLst/>
                            <a:gdLst/>
                            <a:ahLst/>
                            <a:cxnLst/>
                            <a:rect l="0" t="0" r="0" b="0"/>
                            <a:pathLst>
                              <a:path w="39641">
                                <a:moveTo>
                                  <a:pt x="0" y="0"/>
                                </a:moveTo>
                                <a:lnTo>
                                  <a:pt x="39641"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29248" name="Shape 29248"/>
                        <wps:cNvSpPr/>
                        <wps:spPr>
                          <a:xfrm>
                            <a:off x="1019849" y="1873968"/>
                            <a:ext cx="0" cy="39641"/>
                          </a:xfrm>
                          <a:custGeom>
                            <a:avLst/>
                            <a:gdLst/>
                            <a:ahLst/>
                            <a:cxnLst/>
                            <a:rect l="0" t="0" r="0" b="0"/>
                            <a:pathLst>
                              <a:path h="39641">
                                <a:moveTo>
                                  <a:pt x="0" y="39641"/>
                                </a:moveTo>
                                <a:lnTo>
                                  <a:pt x="0"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29249" name="Shape 29249"/>
                        <wps:cNvSpPr/>
                        <wps:spPr>
                          <a:xfrm>
                            <a:off x="2162283" y="1873968"/>
                            <a:ext cx="0" cy="39641"/>
                          </a:xfrm>
                          <a:custGeom>
                            <a:avLst/>
                            <a:gdLst/>
                            <a:ahLst/>
                            <a:cxnLst/>
                            <a:rect l="0" t="0" r="0" b="0"/>
                            <a:pathLst>
                              <a:path h="39641">
                                <a:moveTo>
                                  <a:pt x="0" y="39641"/>
                                </a:moveTo>
                                <a:lnTo>
                                  <a:pt x="0"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29250" name="Shape 29250"/>
                        <wps:cNvSpPr/>
                        <wps:spPr>
                          <a:xfrm>
                            <a:off x="3304558" y="1873968"/>
                            <a:ext cx="0" cy="39641"/>
                          </a:xfrm>
                          <a:custGeom>
                            <a:avLst/>
                            <a:gdLst/>
                            <a:ahLst/>
                            <a:cxnLst/>
                            <a:rect l="0" t="0" r="0" b="0"/>
                            <a:pathLst>
                              <a:path h="39641">
                                <a:moveTo>
                                  <a:pt x="0" y="39641"/>
                                </a:moveTo>
                                <a:lnTo>
                                  <a:pt x="0"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29251" name="Shape 29251"/>
                        <wps:cNvSpPr/>
                        <wps:spPr>
                          <a:xfrm>
                            <a:off x="4446993" y="1873968"/>
                            <a:ext cx="0" cy="39641"/>
                          </a:xfrm>
                          <a:custGeom>
                            <a:avLst/>
                            <a:gdLst/>
                            <a:ahLst/>
                            <a:cxnLst/>
                            <a:rect l="0" t="0" r="0" b="0"/>
                            <a:pathLst>
                              <a:path h="39641">
                                <a:moveTo>
                                  <a:pt x="0" y="39641"/>
                                </a:moveTo>
                                <a:lnTo>
                                  <a:pt x="0"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29252" name="Rectangle 29252"/>
                        <wps:cNvSpPr/>
                        <wps:spPr>
                          <a:xfrm>
                            <a:off x="984506" y="1945227"/>
                            <a:ext cx="94181" cy="156687"/>
                          </a:xfrm>
                          <a:prstGeom prst="rect">
                            <a:avLst/>
                          </a:prstGeom>
                          <a:ln>
                            <a:noFill/>
                          </a:ln>
                        </wps:spPr>
                        <wps:txbx>
                          <w:txbxContent>
                            <w:p w14:paraId="654343B0" w14:textId="77777777" w:rsidR="00DA2B11" w:rsidRDefault="004C3EA9">
                              <w:pPr>
                                <w:spacing w:after="160" w:line="259" w:lineRule="auto"/>
                                <w:ind w:left="0" w:right="0" w:firstLine="0"/>
                                <w:jc w:val="left"/>
                              </w:pPr>
                              <w:r>
                                <w:rPr>
                                  <w:rFonts w:ascii="Arial" w:eastAsia="Arial" w:hAnsi="Arial" w:cs="Arial"/>
                                  <w:color w:val="4D4D4D"/>
                                  <w:sz w:val="20"/>
                                </w:rPr>
                                <w:t>0</w:t>
                              </w:r>
                            </w:p>
                          </w:txbxContent>
                        </wps:txbx>
                        <wps:bodyPr horzOverflow="overflow" vert="horz" lIns="0" tIns="0" rIns="0" bIns="0" rtlCol="0">
                          <a:noAutofit/>
                        </wps:bodyPr>
                      </wps:wsp>
                      <wps:wsp>
                        <wps:cNvPr id="29253" name="Rectangle 29253"/>
                        <wps:cNvSpPr/>
                        <wps:spPr>
                          <a:xfrm>
                            <a:off x="2091438" y="1945227"/>
                            <a:ext cx="188363" cy="156687"/>
                          </a:xfrm>
                          <a:prstGeom prst="rect">
                            <a:avLst/>
                          </a:prstGeom>
                          <a:ln>
                            <a:noFill/>
                          </a:ln>
                        </wps:spPr>
                        <wps:txbx>
                          <w:txbxContent>
                            <w:p w14:paraId="729FAE88" w14:textId="77777777" w:rsidR="00DA2B11" w:rsidRDefault="004C3EA9">
                              <w:pPr>
                                <w:spacing w:after="160" w:line="259" w:lineRule="auto"/>
                                <w:ind w:left="0" w:right="0" w:firstLine="0"/>
                                <w:jc w:val="left"/>
                              </w:pPr>
                              <w:r>
                                <w:rPr>
                                  <w:rFonts w:ascii="Arial" w:eastAsia="Arial" w:hAnsi="Arial" w:cs="Arial"/>
                                  <w:color w:val="4D4D4D"/>
                                  <w:sz w:val="20"/>
                                </w:rPr>
                                <w:t>25</w:t>
                              </w:r>
                            </w:p>
                          </w:txbxContent>
                        </wps:txbx>
                        <wps:bodyPr horzOverflow="overflow" vert="horz" lIns="0" tIns="0" rIns="0" bIns="0" rtlCol="0">
                          <a:noAutofit/>
                        </wps:bodyPr>
                      </wps:wsp>
                      <wps:wsp>
                        <wps:cNvPr id="29254" name="Rectangle 29254"/>
                        <wps:cNvSpPr/>
                        <wps:spPr>
                          <a:xfrm>
                            <a:off x="3233714" y="1945227"/>
                            <a:ext cx="188363" cy="156687"/>
                          </a:xfrm>
                          <a:prstGeom prst="rect">
                            <a:avLst/>
                          </a:prstGeom>
                          <a:ln>
                            <a:noFill/>
                          </a:ln>
                        </wps:spPr>
                        <wps:txbx>
                          <w:txbxContent>
                            <w:p w14:paraId="1C7DB015" w14:textId="77777777" w:rsidR="00DA2B11" w:rsidRDefault="004C3EA9">
                              <w:pPr>
                                <w:spacing w:after="160" w:line="259" w:lineRule="auto"/>
                                <w:ind w:left="0" w:right="0" w:firstLine="0"/>
                                <w:jc w:val="left"/>
                              </w:pPr>
                              <w:r>
                                <w:rPr>
                                  <w:rFonts w:ascii="Arial" w:eastAsia="Arial" w:hAnsi="Arial" w:cs="Arial"/>
                                  <w:color w:val="4D4D4D"/>
                                  <w:sz w:val="20"/>
                                </w:rPr>
                                <w:t>50</w:t>
                              </w:r>
                            </w:p>
                          </w:txbxContent>
                        </wps:txbx>
                        <wps:bodyPr horzOverflow="overflow" vert="horz" lIns="0" tIns="0" rIns="0" bIns="0" rtlCol="0">
                          <a:noAutofit/>
                        </wps:bodyPr>
                      </wps:wsp>
                      <wps:wsp>
                        <wps:cNvPr id="29255" name="Rectangle 29255"/>
                        <wps:cNvSpPr/>
                        <wps:spPr>
                          <a:xfrm>
                            <a:off x="4376148" y="1945227"/>
                            <a:ext cx="188363" cy="156687"/>
                          </a:xfrm>
                          <a:prstGeom prst="rect">
                            <a:avLst/>
                          </a:prstGeom>
                          <a:ln>
                            <a:noFill/>
                          </a:ln>
                        </wps:spPr>
                        <wps:txbx>
                          <w:txbxContent>
                            <w:p w14:paraId="436E6511" w14:textId="77777777" w:rsidR="00DA2B11" w:rsidRDefault="004C3EA9">
                              <w:pPr>
                                <w:spacing w:after="160" w:line="259" w:lineRule="auto"/>
                                <w:ind w:left="0" w:right="0" w:firstLine="0"/>
                                <w:jc w:val="left"/>
                              </w:pPr>
                              <w:r>
                                <w:rPr>
                                  <w:rFonts w:ascii="Arial" w:eastAsia="Arial" w:hAnsi="Arial" w:cs="Arial"/>
                                  <w:color w:val="4D4D4D"/>
                                  <w:sz w:val="20"/>
                                </w:rPr>
                                <w:t>75</w:t>
                              </w:r>
                            </w:p>
                          </w:txbxContent>
                        </wps:txbx>
                        <wps:bodyPr horzOverflow="overflow" vert="horz" lIns="0" tIns="0" rIns="0" bIns="0" rtlCol="0">
                          <a:noAutofit/>
                        </wps:bodyPr>
                      </wps:wsp>
                      <wps:wsp>
                        <wps:cNvPr id="29256" name="Rectangle 29256"/>
                        <wps:cNvSpPr/>
                        <wps:spPr>
                          <a:xfrm>
                            <a:off x="2789380" y="2098125"/>
                            <a:ext cx="823664" cy="195858"/>
                          </a:xfrm>
                          <a:prstGeom prst="rect">
                            <a:avLst/>
                          </a:prstGeom>
                          <a:ln>
                            <a:noFill/>
                          </a:ln>
                        </wps:spPr>
                        <wps:txbx>
                          <w:txbxContent>
                            <w:p w14:paraId="06D0FD13" w14:textId="77777777" w:rsidR="00DA2B11" w:rsidRDefault="004C3EA9">
                              <w:pPr>
                                <w:spacing w:after="160" w:line="259" w:lineRule="auto"/>
                                <w:ind w:left="0" w:right="0" w:firstLine="0"/>
                                <w:jc w:val="left"/>
                              </w:pPr>
                              <w:r>
                                <w:rPr>
                                  <w:rFonts w:ascii="Arial" w:eastAsia="Arial" w:hAnsi="Arial" w:cs="Arial"/>
                                  <w:sz w:val="25"/>
                                </w:rPr>
                                <w:t>Samples</w:t>
                              </w:r>
                            </w:p>
                          </w:txbxContent>
                        </wps:txbx>
                        <wps:bodyPr horzOverflow="overflow" vert="horz" lIns="0" tIns="0" rIns="0" bIns="0" rtlCol="0">
                          <a:noAutofit/>
                        </wps:bodyPr>
                      </wps:wsp>
                      <wps:wsp>
                        <wps:cNvPr id="29258" name="Rectangle 29258"/>
                        <wps:cNvSpPr/>
                        <wps:spPr>
                          <a:xfrm>
                            <a:off x="1448102" y="69093"/>
                            <a:ext cx="1303252" cy="195858"/>
                          </a:xfrm>
                          <a:prstGeom prst="rect">
                            <a:avLst/>
                          </a:prstGeom>
                          <a:ln>
                            <a:noFill/>
                          </a:ln>
                        </wps:spPr>
                        <wps:txbx>
                          <w:txbxContent>
                            <w:p w14:paraId="291ABCE0" w14:textId="77777777" w:rsidR="00DA2B11" w:rsidRDefault="004C3EA9">
                              <w:pPr>
                                <w:spacing w:after="160" w:line="259" w:lineRule="auto"/>
                                <w:ind w:left="0" w:right="0" w:firstLine="0"/>
                                <w:jc w:val="left"/>
                              </w:pPr>
                              <w:r>
                                <w:rPr>
                                  <w:rFonts w:ascii="Arial" w:eastAsia="Arial" w:hAnsi="Arial" w:cs="Arial"/>
                                  <w:sz w:val="25"/>
                                </w:rPr>
                                <w:t>Known Status</w:t>
                              </w:r>
                            </w:p>
                          </w:txbxContent>
                        </wps:txbx>
                        <wps:bodyPr horzOverflow="overflow" vert="horz" lIns="0" tIns="0" rIns="0" bIns="0" rtlCol="0">
                          <a:noAutofit/>
                        </wps:bodyPr>
                      </wps:wsp>
                      <wps:wsp>
                        <wps:cNvPr id="154564" name="Shape 154564"/>
                        <wps:cNvSpPr/>
                        <wps:spPr>
                          <a:xfrm>
                            <a:off x="2532110" y="0"/>
                            <a:ext cx="252495" cy="252495"/>
                          </a:xfrm>
                          <a:custGeom>
                            <a:avLst/>
                            <a:gdLst/>
                            <a:ahLst/>
                            <a:cxnLst/>
                            <a:rect l="0" t="0" r="0" b="0"/>
                            <a:pathLst>
                              <a:path w="252495" h="252495">
                                <a:moveTo>
                                  <a:pt x="0" y="0"/>
                                </a:moveTo>
                                <a:lnTo>
                                  <a:pt x="252495" y="0"/>
                                </a:lnTo>
                                <a:lnTo>
                                  <a:pt x="252495" y="252495"/>
                                </a:lnTo>
                                <a:lnTo>
                                  <a:pt x="0" y="252495"/>
                                </a:lnTo>
                                <a:lnTo>
                                  <a:pt x="0" y="0"/>
                                </a:lnTo>
                              </a:path>
                            </a:pathLst>
                          </a:custGeom>
                          <a:ln w="0" cap="rnd">
                            <a:round/>
                          </a:ln>
                        </wps:spPr>
                        <wps:style>
                          <a:lnRef idx="0">
                            <a:srgbClr val="000000">
                              <a:alpha val="0"/>
                            </a:srgbClr>
                          </a:lnRef>
                          <a:fillRef idx="1">
                            <a:srgbClr val="E31A1C"/>
                          </a:fillRef>
                          <a:effectRef idx="0">
                            <a:scrgbClr r="0" g="0" b="0"/>
                          </a:effectRef>
                          <a:fontRef idx="none"/>
                        </wps:style>
                        <wps:bodyPr/>
                      </wps:wsp>
                      <wps:wsp>
                        <wps:cNvPr id="154565" name="Shape 154565"/>
                        <wps:cNvSpPr/>
                        <wps:spPr>
                          <a:xfrm>
                            <a:off x="3598923" y="0"/>
                            <a:ext cx="252495" cy="252495"/>
                          </a:xfrm>
                          <a:custGeom>
                            <a:avLst/>
                            <a:gdLst/>
                            <a:ahLst/>
                            <a:cxnLst/>
                            <a:rect l="0" t="0" r="0" b="0"/>
                            <a:pathLst>
                              <a:path w="252495" h="252495">
                                <a:moveTo>
                                  <a:pt x="0" y="0"/>
                                </a:moveTo>
                                <a:lnTo>
                                  <a:pt x="252495" y="0"/>
                                </a:lnTo>
                                <a:lnTo>
                                  <a:pt x="252495" y="252495"/>
                                </a:lnTo>
                                <a:lnTo>
                                  <a:pt x="0" y="252495"/>
                                </a:lnTo>
                                <a:lnTo>
                                  <a:pt x="0" y="0"/>
                                </a:lnTo>
                              </a:path>
                            </a:pathLst>
                          </a:custGeom>
                          <a:ln w="0" cap="rnd">
                            <a:round/>
                          </a:ln>
                        </wps:spPr>
                        <wps:style>
                          <a:lnRef idx="0">
                            <a:srgbClr val="000000">
                              <a:alpha val="0"/>
                            </a:srgbClr>
                          </a:lnRef>
                          <a:fillRef idx="1">
                            <a:srgbClr val="377DB8"/>
                          </a:fillRef>
                          <a:effectRef idx="0">
                            <a:scrgbClr r="0" g="0" b="0"/>
                          </a:effectRef>
                          <a:fontRef idx="none"/>
                        </wps:style>
                        <wps:bodyPr/>
                      </wps:wsp>
                      <wps:wsp>
                        <wps:cNvPr id="29263" name="Rectangle 29263"/>
                        <wps:cNvSpPr/>
                        <wps:spPr>
                          <a:xfrm>
                            <a:off x="2875190" y="80493"/>
                            <a:ext cx="823410" cy="156686"/>
                          </a:xfrm>
                          <a:prstGeom prst="rect">
                            <a:avLst/>
                          </a:prstGeom>
                          <a:ln>
                            <a:noFill/>
                          </a:ln>
                        </wps:spPr>
                        <wps:txbx>
                          <w:txbxContent>
                            <w:p w14:paraId="210E7F29" w14:textId="77777777" w:rsidR="00DA2B11" w:rsidRDefault="004C3EA9">
                              <w:pPr>
                                <w:spacing w:after="160" w:line="259" w:lineRule="auto"/>
                                <w:ind w:left="0" w:right="0" w:firstLine="0"/>
                                <w:jc w:val="left"/>
                              </w:pPr>
                              <w:r>
                                <w:rPr>
                                  <w:rFonts w:ascii="Arial" w:eastAsia="Arial" w:hAnsi="Arial" w:cs="Arial"/>
                                  <w:sz w:val="20"/>
                                </w:rPr>
                                <w:t>Methylated</w:t>
                              </w:r>
                            </w:p>
                          </w:txbxContent>
                        </wps:txbx>
                        <wps:bodyPr horzOverflow="overflow" vert="horz" lIns="0" tIns="0" rIns="0" bIns="0" rtlCol="0">
                          <a:noAutofit/>
                        </wps:bodyPr>
                      </wps:wsp>
                      <wps:wsp>
                        <wps:cNvPr id="29264" name="Rectangle 29264"/>
                        <wps:cNvSpPr/>
                        <wps:spPr>
                          <a:xfrm>
                            <a:off x="3942004" y="80493"/>
                            <a:ext cx="1039892" cy="156686"/>
                          </a:xfrm>
                          <a:prstGeom prst="rect">
                            <a:avLst/>
                          </a:prstGeom>
                          <a:ln>
                            <a:noFill/>
                          </a:ln>
                        </wps:spPr>
                        <wps:txbx>
                          <w:txbxContent>
                            <w:p w14:paraId="299DAC5B" w14:textId="77777777" w:rsidR="00DA2B11" w:rsidRDefault="004C3EA9">
                              <w:pPr>
                                <w:spacing w:after="160" w:line="259" w:lineRule="auto"/>
                                <w:ind w:left="0" w:right="0" w:firstLine="0"/>
                                <w:jc w:val="left"/>
                              </w:pPr>
                              <w:proofErr w:type="spellStart"/>
                              <w:r>
                                <w:rPr>
                                  <w:rFonts w:ascii="Arial" w:eastAsia="Arial" w:hAnsi="Arial" w:cs="Arial"/>
                                  <w:sz w:val="20"/>
                                </w:rPr>
                                <w:t>UnMethylated</w:t>
                              </w:r>
                              <w:proofErr w:type="spellEnd"/>
                            </w:p>
                          </w:txbxContent>
                        </wps:txbx>
                        <wps:bodyPr horzOverflow="overflow" vert="horz" lIns="0" tIns="0" rIns="0" bIns="0" rtlCol="0">
                          <a:noAutofit/>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39403" style="width:424.092pt;height:176.802pt;mso-position-horizontal-relative:char;mso-position-vertical-relative:line" coordsize="53859,22453">
                <v:shape id="Shape 29211" style="position:absolute;width:0;height:13722;left:15910;top:5017;" coordsize="0,1372226" path="m0,1372226l0,0">
                  <v:stroke weight="0.601709pt" endcap="flat" joinstyle="round" on="true" color="#ebebeb"/>
                  <v:fill on="false" color="#000000" opacity="0"/>
                </v:shape>
                <v:shape id="Shape 29212" style="position:absolute;width:0;height:13722;left:27333;top:5017;" coordsize="0,1372226" path="m0,1372226l0,0">
                  <v:stroke weight="0.601709pt" endcap="flat" joinstyle="round" on="true" color="#ebebeb"/>
                  <v:fill on="false" color="#000000" opacity="0"/>
                </v:shape>
                <v:shape id="Shape 29213" style="position:absolute;width:0;height:13722;left:38757;top:5017;" coordsize="0,1372226" path="m0,1372226l0,0">
                  <v:stroke weight="0.601709pt" endcap="flat" joinstyle="round" on="true" color="#ebebeb"/>
                  <v:fill on="false" color="#000000" opacity="0"/>
                </v:shape>
                <v:shape id="Shape 29214" style="position:absolute;width:0;height:13722;left:50180;top:5017;" coordsize="0,1372226" path="m0,1372226l0,0">
                  <v:stroke weight="0.601709pt" endcap="flat" joinstyle="round" on="true" color="#ebebeb"/>
                  <v:fill on="false" color="#000000" opacity="0"/>
                </v:shape>
                <v:shape id="Shape 29215" style="position:absolute;width:45740;height:0;left:8119;top:16778;" coordsize="4574036,0" path="m0,0l4574036,0">
                  <v:stroke weight="1.21595pt" endcap="flat" joinstyle="round" on="true" color="#ebebeb"/>
                  <v:fill on="false" color="#000000" opacity="0"/>
                </v:shape>
                <v:shape id="Shape 29216" style="position:absolute;width:45740;height:0;left:8119;top:13511;" coordsize="4574036,0" path="m0,0l4574036,0">
                  <v:stroke weight="1.21595pt" endcap="flat" joinstyle="round" on="true" color="#ebebeb"/>
                  <v:fill on="false" color="#000000" opacity="0"/>
                </v:shape>
                <v:shape id="Shape 29217" style="position:absolute;width:45740;height:0;left:8119;top:10244;" coordsize="4574036,0" path="m0,0l4574036,0">
                  <v:stroke weight="1.21595pt" endcap="flat" joinstyle="round" on="true" color="#ebebeb"/>
                  <v:fill on="false" color="#000000" opacity="0"/>
                </v:shape>
                <v:shape id="Shape 29218" style="position:absolute;width:45740;height:0;left:8119;top:6977;" coordsize="4574036,0" path="m0,0l4574036,0">
                  <v:stroke weight="1.21595pt" endcap="flat" joinstyle="round" on="true" color="#ebebeb"/>
                  <v:fill on="false" color="#000000" opacity="0"/>
                </v:shape>
                <v:shape id="Shape 29219" style="position:absolute;width:0;height:13722;left:10198;top:5017;" coordsize="0,1372226" path="m0,1372226l0,0">
                  <v:stroke weight="1.21595pt" endcap="flat" joinstyle="round" on="true" color="#ebebeb"/>
                  <v:fill on="false" color="#000000" opacity="0"/>
                </v:shape>
                <v:shape id="Shape 29220" style="position:absolute;width:0;height:13722;left:21622;top:5017;" coordsize="0,1372226" path="m0,1372226l0,0">
                  <v:stroke weight="1.21595pt" endcap="flat" joinstyle="round" on="true" color="#ebebeb"/>
                  <v:fill on="false" color="#000000" opacity="0"/>
                </v:shape>
                <v:shape id="Shape 29221" style="position:absolute;width:0;height:13722;left:33045;top:5017;" coordsize="0,1372226" path="m0,1372226l0,0">
                  <v:stroke weight="1.21595pt" endcap="flat" joinstyle="round" on="true" color="#ebebeb"/>
                  <v:fill on="false" color="#000000" opacity="0"/>
                </v:shape>
                <v:shape id="Shape 29222" style="position:absolute;width:0;height:13722;left:44469;top:5017;" coordsize="0,1372226" path="m0,1372226l0,0">
                  <v:stroke weight="1.21595pt" endcap="flat" joinstyle="round" on="true" color="#ebebeb"/>
                  <v:fill on="false" color="#000000" opacity="0"/>
                </v:shape>
                <v:shape id="Shape 154566" style="position:absolute;width:9138;height:2940;left:11569;top:8773;" coordsize="913820,294046" path="m0,0l913820,0l913820,294046l0,294046l0,0">
                  <v:stroke weight="0pt" endcap="flat" joinstyle="round" on="false" color="#000000" opacity="0"/>
                  <v:fill on="true" color="#e31a1c"/>
                </v:shape>
                <v:shape id="Shape 154567" style="position:absolute;width:1370;height:2940;left:10198;top:8773;" coordsize="137073,294046" path="m0,0l137073,0l137073,294046l0,294046l0,0">
                  <v:stroke weight="0pt" endcap="flat" joinstyle="round" on="false" color="#000000" opacity="0"/>
                  <v:fill on="true" color="#377db8"/>
                </v:shape>
                <v:shape id="Shape 154568" style="position:absolute;width:456;height:2940;left:15224;top:12042;" coordsize="45691,294046" path="m0,0l45691,0l45691,294046l0,294046l0,0">
                  <v:stroke weight="0pt" endcap="flat" joinstyle="round" on="false" color="#000000" opacity="0"/>
                  <v:fill on="true" color="#e31a1c"/>
                </v:shape>
                <v:shape id="Shape 154569" style="position:absolute;width:5026;height:2940;left:10198;top:12042;" coordsize="502601,294046" path="m0,0l502601,0l502601,294046l0,294046l0,0">
                  <v:stroke weight="0pt" endcap="flat" joinstyle="round" on="false" color="#000000" opacity="0"/>
                  <v:fill on="true" color="#377db8"/>
                </v:shape>
                <v:shape id="Shape 154570" style="position:absolute;width:15536;height:2940;left:36243;top:5506;" coordsize="1553654,294046" path="m0,0l1553654,0l1553654,294046l0,294046l0,0">
                  <v:stroke weight="0pt" endcap="flat" joinstyle="round" on="false" color="#000000" opacity="0"/>
                  <v:fill on="true" color="#e31a1c"/>
                </v:shape>
                <v:shape id="Shape 154571" style="position:absolute;width:26045;height:2940;left:10198;top:5506;" coordsize="2604547,294046" path="m0,0l2604547,0l2604547,294046l0,294046l0,0">
                  <v:stroke weight="0pt" endcap="flat" joinstyle="round" on="false" color="#000000" opacity="0"/>
                  <v:fill on="true" color="#377db8"/>
                </v:shape>
                <v:shape id="Shape 154572" style="position:absolute;width:1827;height:2940;left:18424;top:15308;" coordsize="182764,294046" path="m0,0l182764,0l182764,294046l0,294046l0,0">
                  <v:stroke weight="0pt" endcap="flat" joinstyle="round" on="false" color="#000000" opacity="0"/>
                  <v:fill on="true" color="#e31a1c"/>
                </v:shape>
                <v:shape id="Shape 154573" style="position:absolute;width:8224;height:2940;left:10198;top:15308;" coordsize="822438,294046" path="m0,0l822438,0l822438,294046l0,294046l0,0">
                  <v:stroke weight="0pt" endcap="flat" joinstyle="round" on="false" color="#000000" opacity="0"/>
                  <v:fill on="true" color="#377db8"/>
                </v:shape>
                <v:rect id="Rectangle 29231" style="position:absolute;width:2119;height:1762;left:15342;top:9730;" filled="f" stroked="f">
                  <v:textbox inset="0,0,0,0">
                    <w:txbxContent>
                      <w:p>
                        <w:pPr>
                          <w:spacing w:before="0" w:after="160" w:line="259" w:lineRule="auto"/>
                          <w:ind w:left="0" w:right="0" w:firstLine="0"/>
                          <w:jc w:val="left"/>
                        </w:pPr>
                        <w:r>
                          <w:rPr>
                            <w:rFonts w:cs="Arial" w:hAnsi="Arial" w:eastAsia="Arial" w:ascii="Arial"/>
                            <w:sz w:val="23"/>
                          </w:rPr>
                          <w:t xml:space="preserve">20</w:t>
                        </w:r>
                      </w:p>
                    </w:txbxContent>
                  </v:textbox>
                </v:rect>
                <v:rect id="Rectangle 29232" style="position:absolute;width:1059;height:1762;left:10485;top:9730;" filled="f" stroked="f">
                  <v:textbox inset="0,0,0,0">
                    <w:txbxContent>
                      <w:p>
                        <w:pPr>
                          <w:spacing w:before="0" w:after="160" w:line="259" w:lineRule="auto"/>
                          <w:ind w:left="0" w:right="0" w:firstLine="0"/>
                          <w:jc w:val="left"/>
                        </w:pPr>
                        <w:r>
                          <w:rPr>
                            <w:rFonts w:cs="Arial" w:hAnsi="Arial" w:eastAsia="Arial" w:ascii="Arial"/>
                            <w:sz w:val="23"/>
                          </w:rPr>
                          <w:t xml:space="preserve">3</w:t>
                        </w:r>
                      </w:p>
                    </w:txbxContent>
                  </v:textbox>
                </v:rect>
                <v:rect id="Rectangle 29233" style="position:absolute;width:1059;height:1762;left:15055;top:12996;" filled="f" stroked="f">
                  <v:textbox inset="0,0,0,0">
                    <w:txbxContent>
                      <w:p>
                        <w:pPr>
                          <w:spacing w:before="0" w:after="160" w:line="259" w:lineRule="auto"/>
                          <w:ind w:left="0" w:right="0" w:firstLine="0"/>
                          <w:jc w:val="left"/>
                        </w:pPr>
                        <w:r>
                          <w:rPr>
                            <w:rFonts w:cs="Arial" w:hAnsi="Arial" w:eastAsia="Arial" w:ascii="Arial"/>
                            <w:sz w:val="23"/>
                          </w:rPr>
                          <w:t xml:space="preserve">1</w:t>
                        </w:r>
                      </w:p>
                    </w:txbxContent>
                  </v:textbox>
                </v:rect>
                <v:rect id="Rectangle 29234" style="position:absolute;width:2119;height:1762;left:11914;top:12996;" filled="f" stroked="f">
                  <v:textbox inset="0,0,0,0">
                    <w:txbxContent>
                      <w:p>
                        <w:pPr>
                          <w:spacing w:before="0" w:after="160" w:line="259" w:lineRule="auto"/>
                          <w:ind w:left="0" w:right="0" w:firstLine="0"/>
                          <w:jc w:val="left"/>
                        </w:pPr>
                        <w:r>
                          <w:rPr>
                            <w:rFonts w:cs="Arial" w:hAnsi="Arial" w:eastAsia="Arial" w:ascii="Arial"/>
                            <w:sz w:val="23"/>
                          </w:rPr>
                          <w:t xml:space="preserve">11</w:t>
                        </w:r>
                      </w:p>
                    </w:txbxContent>
                  </v:textbox>
                </v:rect>
                <v:rect id="Rectangle 137696" style="position:absolute;width:1059;height:1762;left:44012;top:6463;" filled="f" stroked="f">
                  <v:textbox inset="0,0,0,0">
                    <w:txbxContent>
                      <w:p>
                        <w:pPr>
                          <w:spacing w:before="0" w:after="160" w:line="259" w:lineRule="auto"/>
                          <w:ind w:left="0" w:right="0" w:firstLine="0"/>
                          <w:jc w:val="left"/>
                        </w:pPr>
                        <w:r>
                          <w:rPr>
                            <w:rFonts w:cs="Arial" w:hAnsi="Arial" w:eastAsia="Arial" w:ascii="Arial"/>
                            <w:sz w:val="23"/>
                          </w:rPr>
                          <w:t xml:space="preserve">4</w:t>
                        </w:r>
                      </w:p>
                    </w:txbxContent>
                  </v:textbox>
                </v:rect>
                <v:rect id="Rectangle 137695" style="position:absolute;width:1059;height:1762;left:43215;top:6463;" filled="f" stroked="f">
                  <v:textbox inset="0,0,0,0">
                    <w:txbxContent>
                      <w:p>
                        <w:pPr>
                          <w:spacing w:before="0" w:after="160" w:line="259" w:lineRule="auto"/>
                          <w:ind w:left="0" w:right="0" w:firstLine="0"/>
                          <w:jc w:val="left"/>
                        </w:pPr>
                        <w:r>
                          <w:rPr>
                            <w:rFonts w:cs="Arial" w:hAnsi="Arial" w:eastAsia="Arial" w:ascii="Arial"/>
                            <w:sz w:val="23"/>
                          </w:rPr>
                          <w:t xml:space="preserve">3</w:t>
                        </w:r>
                      </w:p>
                    </w:txbxContent>
                  </v:textbox>
                </v:rect>
                <v:rect id="Rectangle 29236" style="position:absolute;width:2119;height:1762;left:22425;top:6463;" filled="f" stroked="f">
                  <v:textbox inset="0,0,0,0">
                    <w:txbxContent>
                      <w:p>
                        <w:pPr>
                          <w:spacing w:before="0" w:after="160" w:line="259" w:lineRule="auto"/>
                          <w:ind w:left="0" w:right="0" w:firstLine="0"/>
                          <w:jc w:val="left"/>
                        </w:pPr>
                        <w:r>
                          <w:rPr>
                            <w:rFonts w:cs="Arial" w:hAnsi="Arial" w:eastAsia="Arial" w:ascii="Arial"/>
                            <w:sz w:val="23"/>
                          </w:rPr>
                          <w:t xml:space="preserve">57</w:t>
                        </w:r>
                      </w:p>
                    </w:txbxContent>
                  </v:textbox>
                </v:rect>
                <v:rect id="Rectangle 29237" style="position:absolute;width:1059;height:1762;left:18938;top:16263;" filled="f" stroked="f">
                  <v:textbox inset="0,0,0,0">
                    <w:txbxContent>
                      <w:p>
                        <w:pPr>
                          <w:spacing w:before="0" w:after="160" w:line="259" w:lineRule="auto"/>
                          <w:ind w:left="0" w:right="0" w:firstLine="0"/>
                          <w:jc w:val="left"/>
                        </w:pPr>
                        <w:r>
                          <w:rPr>
                            <w:rFonts w:cs="Arial" w:hAnsi="Arial" w:eastAsia="Arial" w:ascii="Arial"/>
                            <w:sz w:val="23"/>
                          </w:rPr>
                          <w:t xml:space="preserve">4</w:t>
                        </w:r>
                      </w:p>
                    </w:txbxContent>
                  </v:textbox>
                </v:rect>
                <v:rect id="Rectangle 29238" style="position:absolute;width:2119;height:1762;left:13514;top:16263;" filled="f" stroked="f">
                  <v:textbox inset="0,0,0,0">
                    <w:txbxContent>
                      <w:p>
                        <w:pPr>
                          <w:spacing w:before="0" w:after="160" w:line="259" w:lineRule="auto"/>
                          <w:ind w:left="0" w:right="0" w:firstLine="0"/>
                          <w:jc w:val="left"/>
                        </w:pPr>
                        <w:r>
                          <w:rPr>
                            <w:rFonts w:cs="Arial" w:hAnsi="Arial" w:eastAsia="Arial" w:ascii="Arial"/>
                            <w:sz w:val="23"/>
                          </w:rPr>
                          <w:t xml:space="preserve">18</w:t>
                        </w:r>
                      </w:p>
                    </w:txbxContent>
                  </v:textbox>
                </v:rect>
                <v:shape id="Shape 29239" style="position:absolute;width:45740;height:13721;left:8119;top:5018;" coordsize="4574036,1372163" path="m0,1372163l4574036,1372163l4574036,0l0,0x">
                  <v:stroke weight="1.21595pt" endcap="round" joinstyle="round" on="true" color="#333333"/>
                  <v:fill on="false" color="#000000" opacity="0"/>
                </v:shape>
                <v:rect id="Rectangle 29240" style="position:absolute;width:4236;height:1566;left:4220;top:16320;" filled="f" stroked="f">
                  <v:textbox inset="0,0,0,0">
                    <w:txbxContent>
                      <w:p>
                        <w:pPr>
                          <w:spacing w:before="0" w:after="160" w:line="259" w:lineRule="auto"/>
                          <w:ind w:left="0" w:right="0" w:firstLine="0"/>
                          <w:jc w:val="left"/>
                        </w:pPr>
                        <w:r>
                          <w:rPr>
                            <w:rFonts w:cs="Arial" w:hAnsi="Arial" w:eastAsia="Arial" w:ascii="Arial"/>
                            <w:color w:val="4d4d4d"/>
                            <w:sz w:val="20"/>
                          </w:rPr>
                          <w:t xml:space="preserve">Other</w:t>
                        </w:r>
                      </w:p>
                    </w:txbxContent>
                  </v:textbox>
                </v:rect>
                <v:rect id="Rectangle 29241" style="position:absolute;width:9225;height:1566;left:469;top:13053;" filled="f" stroked="f">
                  <v:textbox inset="0,0,0,0">
                    <w:txbxContent>
                      <w:p>
                        <w:pPr>
                          <w:spacing w:before="0" w:after="160" w:line="259" w:lineRule="auto"/>
                          <w:ind w:left="0" w:right="0" w:firstLine="0"/>
                          <w:jc w:val="left"/>
                        </w:pPr>
                        <w:r>
                          <w:rPr>
                            <w:rFonts w:cs="Arial" w:hAnsi="Arial" w:eastAsia="Arial" w:ascii="Arial"/>
                            <w:color w:val="4d4d4d"/>
                            <w:sz w:val="20"/>
                          </w:rPr>
                          <w:t xml:space="preserve">Meningioma</w:t>
                        </w:r>
                      </w:p>
                    </w:txbxContent>
                  </v:textbox>
                </v:rect>
                <v:rect id="Rectangle 29242" style="position:absolute;width:8894;height:1566;left:718;top:9787;" filled="f" stroked="f">
                  <v:textbox inset="0,0,0,0">
                    <w:txbxContent>
                      <w:p>
                        <w:pPr>
                          <w:spacing w:before="0" w:after="160" w:line="259" w:lineRule="auto"/>
                          <w:ind w:left="0" w:right="0" w:firstLine="0"/>
                          <w:jc w:val="left"/>
                        </w:pPr>
                        <w:r>
                          <w:rPr>
                            <w:rFonts w:cs="Arial" w:hAnsi="Arial" w:eastAsia="Arial" w:ascii="Arial"/>
                            <w:color w:val="4d4d4d"/>
                            <w:sz w:val="20"/>
                          </w:rPr>
                          <w:t xml:space="preserve">IDH−glioma</w:t>
                        </w:r>
                      </w:p>
                    </w:txbxContent>
                  </v:textbox>
                </v:rect>
                <v:rect id="Rectangle 29243" style="position:absolute;width:9850;height:1566;left:0;top:6520;" filled="f" stroked="f">
                  <v:textbox inset="0,0,0,0">
                    <w:txbxContent>
                      <w:p>
                        <w:pPr>
                          <w:spacing w:before="0" w:after="160" w:line="259" w:lineRule="auto"/>
                          <w:ind w:left="0" w:right="0" w:firstLine="0"/>
                          <w:jc w:val="left"/>
                        </w:pPr>
                        <w:r>
                          <w:rPr>
                            <w:rFonts w:cs="Arial" w:hAnsi="Arial" w:eastAsia="Arial" w:ascii="Arial"/>
                            <w:color w:val="4d4d4d"/>
                            <w:sz w:val="20"/>
                          </w:rPr>
                          <w:t xml:space="preserve">Glioblastoma</w:t>
                        </w:r>
                      </w:p>
                    </w:txbxContent>
                  </v:textbox>
                </v:rect>
                <v:shape id="Shape 29244" style="position:absolute;width:396;height:0;left:7722;top:16778;" coordsize="39641,0" path="m0,0l39641,0">
                  <v:stroke weight="1.21595pt" endcap="flat" joinstyle="round" on="true" color="#333333"/>
                  <v:fill on="false" color="#000000" opacity="0"/>
                </v:shape>
                <v:shape id="Shape 29245" style="position:absolute;width:396;height:0;left:7722;top:13511;" coordsize="39641,0" path="m0,0l39641,0">
                  <v:stroke weight="1.21595pt" endcap="flat" joinstyle="round" on="true" color="#333333"/>
                  <v:fill on="false" color="#000000" opacity="0"/>
                </v:shape>
                <v:shape id="Shape 29246" style="position:absolute;width:396;height:0;left:7722;top:10244;" coordsize="39641,0" path="m0,0l39641,0">
                  <v:stroke weight="1.21595pt" endcap="flat" joinstyle="round" on="true" color="#333333"/>
                  <v:fill on="false" color="#000000" opacity="0"/>
                </v:shape>
                <v:shape id="Shape 29247" style="position:absolute;width:396;height:0;left:7722;top:6977;" coordsize="39641,0" path="m0,0l39641,0">
                  <v:stroke weight="1.21595pt" endcap="flat" joinstyle="round" on="true" color="#333333"/>
                  <v:fill on="false" color="#000000" opacity="0"/>
                </v:shape>
                <v:shape id="Shape 29248" style="position:absolute;width:0;height:396;left:10198;top:18739;" coordsize="0,39641" path="m0,39641l0,0">
                  <v:stroke weight="1.21595pt" endcap="flat" joinstyle="round" on="true" color="#333333"/>
                  <v:fill on="false" color="#000000" opacity="0"/>
                </v:shape>
                <v:shape id="Shape 29249" style="position:absolute;width:0;height:396;left:21622;top:18739;" coordsize="0,39641" path="m0,39641l0,0">
                  <v:stroke weight="1.21595pt" endcap="flat" joinstyle="round" on="true" color="#333333"/>
                  <v:fill on="false" color="#000000" opacity="0"/>
                </v:shape>
                <v:shape id="Shape 29250" style="position:absolute;width:0;height:396;left:33045;top:18739;" coordsize="0,39641" path="m0,39641l0,0">
                  <v:stroke weight="1.21595pt" endcap="flat" joinstyle="round" on="true" color="#333333"/>
                  <v:fill on="false" color="#000000" opacity="0"/>
                </v:shape>
                <v:shape id="Shape 29251" style="position:absolute;width:0;height:396;left:44469;top:18739;" coordsize="0,39641" path="m0,39641l0,0">
                  <v:stroke weight="1.21595pt" endcap="flat" joinstyle="round" on="true" color="#333333"/>
                  <v:fill on="false" color="#000000" opacity="0"/>
                </v:shape>
                <v:rect id="Rectangle 29252" style="position:absolute;width:941;height:1566;left:9845;top:19452;" filled="f" stroked="f">
                  <v:textbox inset="0,0,0,0">
                    <w:txbxContent>
                      <w:p>
                        <w:pPr>
                          <w:spacing w:before="0" w:after="160" w:line="259" w:lineRule="auto"/>
                          <w:ind w:left="0" w:right="0" w:firstLine="0"/>
                          <w:jc w:val="left"/>
                        </w:pPr>
                        <w:r>
                          <w:rPr>
                            <w:rFonts w:cs="Arial" w:hAnsi="Arial" w:eastAsia="Arial" w:ascii="Arial"/>
                            <w:color w:val="4d4d4d"/>
                            <w:sz w:val="20"/>
                          </w:rPr>
                          <w:t xml:space="preserve">0</w:t>
                        </w:r>
                      </w:p>
                    </w:txbxContent>
                  </v:textbox>
                </v:rect>
                <v:rect id="Rectangle 29253" style="position:absolute;width:1883;height:1566;left:20914;top:19452;" filled="f" stroked="f">
                  <v:textbox inset="0,0,0,0">
                    <w:txbxContent>
                      <w:p>
                        <w:pPr>
                          <w:spacing w:before="0" w:after="160" w:line="259" w:lineRule="auto"/>
                          <w:ind w:left="0" w:right="0" w:firstLine="0"/>
                          <w:jc w:val="left"/>
                        </w:pPr>
                        <w:r>
                          <w:rPr>
                            <w:rFonts w:cs="Arial" w:hAnsi="Arial" w:eastAsia="Arial" w:ascii="Arial"/>
                            <w:color w:val="4d4d4d"/>
                            <w:sz w:val="20"/>
                          </w:rPr>
                          <w:t xml:space="preserve">25</w:t>
                        </w:r>
                      </w:p>
                    </w:txbxContent>
                  </v:textbox>
                </v:rect>
                <v:rect id="Rectangle 29254" style="position:absolute;width:1883;height:1566;left:32337;top:19452;" filled="f" stroked="f">
                  <v:textbox inset="0,0,0,0">
                    <w:txbxContent>
                      <w:p>
                        <w:pPr>
                          <w:spacing w:before="0" w:after="160" w:line="259" w:lineRule="auto"/>
                          <w:ind w:left="0" w:right="0" w:firstLine="0"/>
                          <w:jc w:val="left"/>
                        </w:pPr>
                        <w:r>
                          <w:rPr>
                            <w:rFonts w:cs="Arial" w:hAnsi="Arial" w:eastAsia="Arial" w:ascii="Arial"/>
                            <w:color w:val="4d4d4d"/>
                            <w:sz w:val="20"/>
                          </w:rPr>
                          <w:t xml:space="preserve">50</w:t>
                        </w:r>
                      </w:p>
                    </w:txbxContent>
                  </v:textbox>
                </v:rect>
                <v:rect id="Rectangle 29255" style="position:absolute;width:1883;height:1566;left:43761;top:19452;" filled="f" stroked="f">
                  <v:textbox inset="0,0,0,0">
                    <w:txbxContent>
                      <w:p>
                        <w:pPr>
                          <w:spacing w:before="0" w:after="160" w:line="259" w:lineRule="auto"/>
                          <w:ind w:left="0" w:right="0" w:firstLine="0"/>
                          <w:jc w:val="left"/>
                        </w:pPr>
                        <w:r>
                          <w:rPr>
                            <w:rFonts w:cs="Arial" w:hAnsi="Arial" w:eastAsia="Arial" w:ascii="Arial"/>
                            <w:color w:val="4d4d4d"/>
                            <w:sz w:val="20"/>
                          </w:rPr>
                          <w:t xml:space="preserve">75</w:t>
                        </w:r>
                      </w:p>
                    </w:txbxContent>
                  </v:textbox>
                </v:rect>
                <v:rect id="Rectangle 29256" style="position:absolute;width:8236;height:1958;left:27893;top:20981;" filled="f" stroked="f">
                  <v:textbox inset="0,0,0,0">
                    <w:txbxContent>
                      <w:p>
                        <w:pPr>
                          <w:spacing w:before="0" w:after="160" w:line="259" w:lineRule="auto"/>
                          <w:ind w:left="0" w:right="0" w:firstLine="0"/>
                          <w:jc w:val="left"/>
                        </w:pPr>
                        <w:r>
                          <w:rPr>
                            <w:rFonts w:cs="Arial" w:hAnsi="Arial" w:eastAsia="Arial" w:ascii="Arial"/>
                            <w:sz w:val="25"/>
                          </w:rPr>
                          <w:t xml:space="preserve">Samples</w:t>
                        </w:r>
                      </w:p>
                    </w:txbxContent>
                  </v:textbox>
                </v:rect>
                <v:rect id="Rectangle 29258" style="position:absolute;width:13032;height:1958;left:14481;top:690;" filled="f" stroked="f">
                  <v:textbox inset="0,0,0,0">
                    <w:txbxContent>
                      <w:p>
                        <w:pPr>
                          <w:spacing w:before="0" w:after="160" w:line="259" w:lineRule="auto"/>
                          <w:ind w:left="0" w:right="0" w:firstLine="0"/>
                          <w:jc w:val="left"/>
                        </w:pPr>
                        <w:r>
                          <w:rPr>
                            <w:rFonts w:cs="Arial" w:hAnsi="Arial" w:eastAsia="Arial" w:ascii="Arial"/>
                            <w:sz w:val="25"/>
                          </w:rPr>
                          <w:t xml:space="preserve">Known Status</w:t>
                        </w:r>
                      </w:p>
                    </w:txbxContent>
                  </v:textbox>
                </v:rect>
                <v:shape id="Shape 154574" style="position:absolute;width:2524;height:2524;left:25321;top:0;" coordsize="252495,252495" path="m0,0l252495,0l252495,252495l0,252495l0,0">
                  <v:stroke weight="0pt" endcap="round" joinstyle="round" on="false" color="#000000" opacity="0"/>
                  <v:fill on="true" color="#e31a1c"/>
                </v:shape>
                <v:shape id="Shape 154575" style="position:absolute;width:2524;height:2524;left:35989;top:0;" coordsize="252495,252495" path="m0,0l252495,0l252495,252495l0,252495l0,0">
                  <v:stroke weight="0pt" endcap="round" joinstyle="round" on="false" color="#000000" opacity="0"/>
                  <v:fill on="true" color="#377db8"/>
                </v:shape>
                <v:rect id="Rectangle 29263" style="position:absolute;width:8234;height:1566;left:28751;top:804;" filled="f" stroked="f">
                  <v:textbox inset="0,0,0,0">
                    <w:txbxContent>
                      <w:p>
                        <w:pPr>
                          <w:spacing w:before="0" w:after="160" w:line="259" w:lineRule="auto"/>
                          <w:ind w:left="0" w:right="0" w:firstLine="0"/>
                          <w:jc w:val="left"/>
                        </w:pPr>
                        <w:r>
                          <w:rPr>
                            <w:rFonts w:cs="Arial" w:hAnsi="Arial" w:eastAsia="Arial" w:ascii="Arial"/>
                            <w:sz w:val="20"/>
                          </w:rPr>
                          <w:t xml:space="preserve">Methylated</w:t>
                        </w:r>
                      </w:p>
                    </w:txbxContent>
                  </v:textbox>
                </v:rect>
                <v:rect id="Rectangle 29264" style="position:absolute;width:10398;height:1566;left:39420;top:804;" filled="f" stroked="f">
                  <v:textbox inset="0,0,0,0">
                    <w:txbxContent>
                      <w:p>
                        <w:pPr>
                          <w:spacing w:before="0" w:after="160" w:line="259" w:lineRule="auto"/>
                          <w:ind w:left="0" w:right="0" w:firstLine="0"/>
                          <w:jc w:val="left"/>
                        </w:pPr>
                        <w:r>
                          <w:rPr>
                            <w:rFonts w:cs="Arial" w:hAnsi="Arial" w:eastAsia="Arial" w:ascii="Arial"/>
                            <w:sz w:val="20"/>
                          </w:rPr>
                          <w:t xml:space="preserve">UnMethylated</w:t>
                        </w:r>
                      </w:p>
                    </w:txbxContent>
                  </v:textbox>
                </v:rect>
              </v:group>
            </w:pict>
          </mc:Fallback>
        </mc:AlternateContent>
      </w:r>
    </w:p>
    <w:p w14:paraId="3D3810F0" w14:textId="77777777" w:rsidR="00DA2B11" w:rsidRDefault="004C3EA9">
      <w:pPr>
        <w:spacing w:after="734" w:line="265" w:lineRule="auto"/>
        <w:ind w:left="14" w:right="4"/>
        <w:jc w:val="center"/>
      </w:pPr>
      <w:r>
        <w:rPr>
          <w:sz w:val="20"/>
        </w:rPr>
        <w:t>(a)</w:t>
      </w:r>
    </w:p>
    <w:p w14:paraId="2AEEA3A7" w14:textId="77777777" w:rsidR="00DA2B11" w:rsidRDefault="004C3EA9">
      <w:pPr>
        <w:spacing w:after="386" w:line="259" w:lineRule="auto"/>
        <w:ind w:left="1883" w:right="0" w:firstLine="0"/>
        <w:jc w:val="left"/>
      </w:pPr>
      <w:r>
        <w:rPr>
          <w:noProof/>
          <w:lang w:val="nb-NO" w:eastAsia="nb-NO"/>
        </w:rPr>
        <w:lastRenderedPageBreak/>
        <w:drawing>
          <wp:inline distT="0" distB="0" distL="0" distR="0" wp14:anchorId="4712176E" wp14:editId="1C19B034">
            <wp:extent cx="3285744" cy="2712720"/>
            <wp:effectExtent l="0" t="0" r="0" b="0"/>
            <wp:docPr id="153489" name="Picture 153489"/>
            <wp:cNvGraphicFramePr/>
            <a:graphic xmlns:a="http://schemas.openxmlformats.org/drawingml/2006/main">
              <a:graphicData uri="http://schemas.openxmlformats.org/drawingml/2006/picture">
                <pic:pic xmlns:pic="http://schemas.openxmlformats.org/drawingml/2006/picture">
                  <pic:nvPicPr>
                    <pic:cNvPr id="153489" name="Picture 153489"/>
                    <pic:cNvPicPr/>
                  </pic:nvPicPr>
                  <pic:blipFill>
                    <a:blip r:embed="rId25"/>
                    <a:stretch>
                      <a:fillRect/>
                    </a:stretch>
                  </pic:blipFill>
                  <pic:spPr>
                    <a:xfrm>
                      <a:off x="0" y="0"/>
                      <a:ext cx="3285744" cy="2712720"/>
                    </a:xfrm>
                    <a:prstGeom prst="rect">
                      <a:avLst/>
                    </a:prstGeom>
                  </pic:spPr>
                </pic:pic>
              </a:graphicData>
            </a:graphic>
          </wp:inline>
        </w:drawing>
      </w:r>
    </w:p>
    <w:p w14:paraId="2008F6B1" w14:textId="77777777" w:rsidR="00DA2B11" w:rsidRDefault="004C3EA9">
      <w:pPr>
        <w:spacing w:after="206" w:line="265" w:lineRule="auto"/>
        <w:ind w:left="14" w:right="4"/>
        <w:jc w:val="center"/>
      </w:pPr>
      <w:r>
        <w:rPr>
          <w:sz w:val="20"/>
        </w:rPr>
        <w:t>(b)</w:t>
      </w:r>
    </w:p>
    <w:p w14:paraId="12ECA08C" w14:textId="77777777" w:rsidR="00DA2B11" w:rsidRDefault="004C3EA9">
      <w:pPr>
        <w:spacing w:after="495" w:line="257" w:lineRule="auto"/>
        <w:ind w:left="-5" w:right="0"/>
      </w:pPr>
      <w:r>
        <w:t xml:space="preserve">Figure 1: Overview of samples and sequence depth. (a) Classification of all samples used in this study, separated by known methylation status (b) Methylated versus unmethylated samples by method of acquisition (Adaptive sampling, multiplexed </w:t>
      </w:r>
      <w:proofErr w:type="spellStart"/>
      <w:r>
        <w:t>nCats</w:t>
      </w:r>
      <w:proofErr w:type="spellEnd"/>
      <w:r>
        <w:t xml:space="preserve">, single sample </w:t>
      </w:r>
      <w:proofErr w:type="spellStart"/>
      <w:r>
        <w:t>nCats</w:t>
      </w:r>
      <w:proofErr w:type="spellEnd"/>
      <w:r>
        <w:t>). No bias in sequence depth was observed between methylated and unmethylated samples but single sample runs generally have higher sequence depth than barcoded samples or adaptive sampling.</w:t>
      </w:r>
    </w:p>
    <w:p w14:paraId="1AD7CFD6" w14:textId="77777777" w:rsidR="00DA2B11" w:rsidRDefault="004C3EA9">
      <w:pPr>
        <w:spacing w:line="259" w:lineRule="auto"/>
        <w:ind w:left="2205" w:right="2195"/>
        <w:jc w:val="center"/>
      </w:pPr>
      <w:r>
        <w:t>2</w:t>
      </w:r>
    </w:p>
    <w:sectPr w:rsidR="00DA2B11">
      <w:footerReference w:type="even" r:id="rId26"/>
      <w:footerReference w:type="default" r:id="rId27"/>
      <w:footerReference w:type="first" r:id="rId28"/>
      <w:pgSz w:w="11906" w:h="16838"/>
      <w:pgMar w:top="1387" w:right="1440" w:bottom="779" w:left="1440" w:header="720" w:footer="4932"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7" w:author="Einar" w:date="2023-05-13T13:36:00Z" w:initials="E">
    <w:p w14:paraId="32EADE55" w14:textId="77777777" w:rsidR="006663FA" w:rsidRDefault="005818A7">
      <w:pPr>
        <w:pStyle w:val="CommentText"/>
        <w:ind w:left="0" w:firstLine="0"/>
        <w:jc w:val="left"/>
      </w:pPr>
      <w:r>
        <w:rPr>
          <w:rStyle w:val="CommentReference"/>
        </w:rPr>
        <w:annotationRef/>
      </w:r>
      <w:r w:rsidR="006663FA">
        <w:rPr>
          <w:lang w:val="nn-NO"/>
        </w:rPr>
        <w:t>Dette blir ikkje heilt rett -rephrase?</w:t>
      </w:r>
    </w:p>
    <w:p w14:paraId="6FA60956" w14:textId="77777777" w:rsidR="006663FA" w:rsidRDefault="006663FA" w:rsidP="00ED02A8">
      <w:pPr>
        <w:pStyle w:val="CommentText"/>
        <w:ind w:left="0" w:firstLine="0"/>
        <w:jc w:val="left"/>
      </w:pPr>
      <w:r>
        <w:rPr>
          <w:lang w:val="nn-NO"/>
        </w:rPr>
        <w:t>Fint å få fram at vi har gjort to former for nanopore seq (CRISPR og adaptive) og at vi har gjort single og multiplex for CRISPR.</w:t>
      </w:r>
    </w:p>
  </w:comment>
  <w:comment w:id="28" w:author="Einar" w:date="2023-05-13T13:32:00Z" w:initials="E">
    <w:p w14:paraId="1E0B1969" w14:textId="41C1339F" w:rsidR="005818A7" w:rsidRDefault="005818A7" w:rsidP="0052710E">
      <w:pPr>
        <w:pStyle w:val="CommentText"/>
        <w:ind w:left="0" w:firstLine="0"/>
        <w:jc w:val="left"/>
      </w:pPr>
      <w:r>
        <w:rPr>
          <w:rStyle w:val="CommentReference"/>
        </w:rPr>
        <w:annotationRef/>
      </w:r>
      <w:r>
        <w:rPr>
          <w:lang w:val="nn-NO"/>
        </w:rPr>
        <w:t>Her er vel begge analysane på nanopore seq?</w:t>
      </w:r>
    </w:p>
  </w:comment>
  <w:comment w:id="36" w:author="Einar" w:date="2023-05-13T13:34:00Z" w:initials="E">
    <w:p w14:paraId="6C216800" w14:textId="77777777" w:rsidR="005818A7" w:rsidRDefault="005818A7" w:rsidP="00727F11">
      <w:pPr>
        <w:pStyle w:val="CommentText"/>
        <w:ind w:left="0" w:firstLine="0"/>
        <w:jc w:val="left"/>
      </w:pPr>
      <w:r>
        <w:rPr>
          <w:rStyle w:val="CommentReference"/>
        </w:rPr>
        <w:annotationRef/>
      </w:r>
      <w:r>
        <w:rPr>
          <w:lang w:val="nn-NO"/>
        </w:rPr>
        <w:t>Blir det ikkje litt mykje Qiagen ®? Ta dette bort bortsett frå M&amp;M?</w:t>
      </w:r>
    </w:p>
  </w:comment>
  <w:comment w:id="37" w:author="Einar" w:date="2023-05-13T13:37:00Z" w:initials="E">
    <w:p w14:paraId="686D3D5D" w14:textId="77777777" w:rsidR="005818A7" w:rsidRDefault="005818A7" w:rsidP="00DB22DC">
      <w:pPr>
        <w:pStyle w:val="CommentText"/>
        <w:ind w:left="0" w:firstLine="0"/>
        <w:jc w:val="left"/>
      </w:pPr>
      <w:r>
        <w:rPr>
          <w:rStyle w:val="CommentReference"/>
        </w:rPr>
        <w:annotationRef/>
      </w:r>
      <w:r>
        <w:rPr>
          <w:lang w:val="nn-NO"/>
        </w:rPr>
        <w:t>Betre å kalle dei retrospective og prospective?</w:t>
      </w:r>
    </w:p>
  </w:comment>
  <w:comment w:id="62" w:author="Einar" w:date="2023-05-13T13:47:00Z" w:initials="E">
    <w:p w14:paraId="61EB633F" w14:textId="77777777" w:rsidR="006663FA" w:rsidRDefault="006663FA" w:rsidP="00C46761">
      <w:pPr>
        <w:pStyle w:val="CommentText"/>
        <w:ind w:left="0" w:firstLine="0"/>
        <w:jc w:val="left"/>
      </w:pPr>
      <w:r>
        <w:rPr>
          <w:rStyle w:val="CommentReference"/>
        </w:rPr>
        <w:annotationRef/>
      </w:r>
      <w:r>
        <w:rPr>
          <w:lang w:val="nn-NO"/>
        </w:rPr>
        <w:t>Obvious basert på tidl tekst?</w:t>
      </w:r>
    </w:p>
  </w:comment>
  <w:comment w:id="72" w:author="Einar" w:date="2023-05-13T13:50:00Z" w:initials="E">
    <w:p w14:paraId="2C6443F5" w14:textId="77777777" w:rsidR="00B6526E" w:rsidRDefault="00B6526E" w:rsidP="00FA6BA5">
      <w:pPr>
        <w:pStyle w:val="CommentText"/>
        <w:ind w:left="0" w:firstLine="0"/>
        <w:jc w:val="left"/>
      </w:pPr>
      <w:r>
        <w:rPr>
          <w:rStyle w:val="CommentReference"/>
        </w:rPr>
        <w:annotationRef/>
      </w:r>
      <w:r>
        <w:rPr>
          <w:lang w:val="nn-NO"/>
        </w:rPr>
        <w:t>Er vel obvious etter introduction?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FA60956" w15:done="0"/>
  <w15:commentEx w15:paraId="1E0B1969" w15:done="0"/>
  <w15:commentEx w15:paraId="6C216800" w15:done="0"/>
  <w15:commentEx w15:paraId="686D3D5D" w15:done="0"/>
  <w15:commentEx w15:paraId="61EB633F" w15:done="0"/>
  <w15:commentEx w15:paraId="2C6443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A10E5" w16cex:dateUtc="2023-05-13T11:36:00Z"/>
  <w16cex:commentExtensible w16cex:durableId="280A0FD6" w16cex:dateUtc="2023-05-13T11:32:00Z"/>
  <w16cex:commentExtensible w16cex:durableId="280A1082" w16cex:dateUtc="2023-05-13T11:34:00Z"/>
  <w16cex:commentExtensible w16cex:durableId="280A110E" w16cex:dateUtc="2023-05-13T11:37:00Z"/>
  <w16cex:commentExtensible w16cex:durableId="280A1385" w16cex:dateUtc="2023-05-13T11:47:00Z"/>
  <w16cex:commentExtensible w16cex:durableId="280A142D" w16cex:dateUtc="2023-05-13T11: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FA60956" w16cid:durableId="280A10E5"/>
  <w16cid:commentId w16cid:paraId="1E0B1969" w16cid:durableId="280A0FD6"/>
  <w16cid:commentId w16cid:paraId="6C216800" w16cid:durableId="280A1082"/>
  <w16cid:commentId w16cid:paraId="686D3D5D" w16cid:durableId="280A110E"/>
  <w16cid:commentId w16cid:paraId="61EB633F" w16cid:durableId="280A1385"/>
  <w16cid:commentId w16cid:paraId="2C6443F5" w16cid:durableId="280A142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D3830D" w14:textId="77777777" w:rsidR="004072B8" w:rsidRDefault="004072B8">
      <w:pPr>
        <w:spacing w:after="0" w:line="240" w:lineRule="auto"/>
      </w:pPr>
      <w:r>
        <w:separator/>
      </w:r>
    </w:p>
  </w:endnote>
  <w:endnote w:type="continuationSeparator" w:id="0">
    <w:p w14:paraId="2450BD6E" w14:textId="77777777" w:rsidR="004072B8" w:rsidRDefault="00407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53FD0B" w14:textId="77777777" w:rsidR="00DA2B11" w:rsidRDefault="004C3EA9">
    <w:pPr>
      <w:spacing w:after="0" w:line="259" w:lineRule="auto"/>
      <w:ind w:left="0" w:right="525" w:firstLine="0"/>
      <w:jc w:val="center"/>
    </w:pPr>
    <w:r>
      <w:fldChar w:fldCharType="begin"/>
    </w:r>
    <w:r>
      <w:instrText xml:space="preserve"> PAGE   \* MERGEFORMAT </w:instrText>
    </w:r>
    <w:r>
      <w:fldChar w:fldCharType="separate"/>
    </w:r>
    <w:r>
      <w:t>1</w:t>
    </w:r>
    <w: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79F017" w14:textId="77777777" w:rsidR="00DA2B11" w:rsidRDefault="00DA2B11">
    <w:pPr>
      <w:spacing w:after="160" w:line="259" w:lineRule="auto"/>
      <w:ind w:left="0" w:right="0" w:firstLine="0"/>
      <w:jc w:val="left"/>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754708" w14:textId="77777777" w:rsidR="00DA2B11" w:rsidRDefault="00DA2B11">
    <w:pPr>
      <w:spacing w:after="160" w:line="259" w:lineRule="auto"/>
      <w:ind w:left="0" w:right="0" w:firstLine="0"/>
      <w:jc w:val="left"/>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C814DB" w14:textId="77777777" w:rsidR="00DA2B11" w:rsidRDefault="00DA2B11">
    <w:pPr>
      <w:spacing w:after="160" w:line="259" w:lineRule="auto"/>
      <w:ind w:left="0" w:righ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27A756" w14:textId="77777777" w:rsidR="00DA2B11" w:rsidRDefault="004C3EA9">
    <w:pPr>
      <w:spacing w:after="0" w:line="259" w:lineRule="auto"/>
      <w:ind w:left="0" w:right="525" w:firstLine="0"/>
      <w:jc w:val="center"/>
    </w:pPr>
    <w:r>
      <w:fldChar w:fldCharType="begin"/>
    </w:r>
    <w:r>
      <w:instrText xml:space="preserve"> PAGE   \* MERGEFORMAT </w:instrText>
    </w:r>
    <w:r>
      <w:fldChar w:fldCharType="separate"/>
    </w:r>
    <w:r w:rsidR="00824408">
      <w:rPr>
        <w:noProof/>
      </w:rPr>
      <w:t>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3EE05B" w14:textId="77777777" w:rsidR="00DA2B11" w:rsidRDefault="004C3EA9">
    <w:pPr>
      <w:spacing w:after="0" w:line="259" w:lineRule="auto"/>
      <w:ind w:left="0" w:right="525" w:firstLine="0"/>
      <w:jc w:val="center"/>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7BA12D" w14:textId="77777777" w:rsidR="00DA2B11" w:rsidRDefault="00DA2B11">
    <w:pPr>
      <w:spacing w:after="160" w:line="259" w:lineRule="auto"/>
      <w:ind w:left="0" w:right="0" w:firstLine="0"/>
      <w:jc w:val="lef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6B7BB3" w14:textId="77777777" w:rsidR="00DA2B11" w:rsidRDefault="00DA2B11">
    <w:pPr>
      <w:spacing w:after="160" w:line="259" w:lineRule="auto"/>
      <w:ind w:left="0" w:right="0" w:firstLine="0"/>
      <w:jc w:val="lef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1A82DF" w14:textId="77777777" w:rsidR="00DA2B11" w:rsidRDefault="00DA2B11">
    <w:pPr>
      <w:spacing w:after="160" w:line="259" w:lineRule="auto"/>
      <w:ind w:left="0" w:right="0" w:firstLine="0"/>
      <w:jc w:val="lef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49A324" w14:textId="77777777" w:rsidR="00DA2B11" w:rsidRDefault="004C3EA9">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575116" w14:textId="77777777" w:rsidR="00DA2B11" w:rsidRDefault="004C3EA9">
    <w:pPr>
      <w:spacing w:after="0" w:line="259" w:lineRule="auto"/>
      <w:ind w:left="0" w:right="0" w:firstLine="0"/>
      <w:jc w:val="center"/>
    </w:pPr>
    <w:r>
      <w:fldChar w:fldCharType="begin"/>
    </w:r>
    <w:r>
      <w:instrText xml:space="preserve"> PAGE   \* MERGEFORMAT </w:instrText>
    </w:r>
    <w:r>
      <w:fldChar w:fldCharType="separate"/>
    </w:r>
    <w:r w:rsidR="00824408">
      <w:rPr>
        <w:noProof/>
      </w:rPr>
      <w:t>24</w:t>
    </w:r>
    <w: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9CAF53" w14:textId="77777777" w:rsidR="00DA2B11" w:rsidRDefault="004C3EA9">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50C6C1" w14:textId="77777777" w:rsidR="004072B8" w:rsidRDefault="004072B8">
      <w:pPr>
        <w:spacing w:after="0" w:line="240" w:lineRule="auto"/>
      </w:pPr>
      <w:r>
        <w:separator/>
      </w:r>
    </w:p>
  </w:footnote>
  <w:footnote w:type="continuationSeparator" w:id="0">
    <w:p w14:paraId="412F528D" w14:textId="77777777" w:rsidR="004072B8" w:rsidRDefault="004072B8">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inar">
    <w15:presenceInfo w15:providerId="Windows Live" w15:userId="c6c510ebd3d312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2B11"/>
    <w:rsid w:val="004072B8"/>
    <w:rsid w:val="004C3EA9"/>
    <w:rsid w:val="005818A7"/>
    <w:rsid w:val="00584164"/>
    <w:rsid w:val="006663FA"/>
    <w:rsid w:val="00824408"/>
    <w:rsid w:val="00994500"/>
    <w:rsid w:val="00B6526E"/>
    <w:rsid w:val="00C10AC8"/>
    <w:rsid w:val="00DA2B11"/>
    <w:rsid w:val="00DD5C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B3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3" w:line="422" w:lineRule="auto"/>
      <w:ind w:left="10" w:right="524"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321" w:line="265" w:lineRule="auto"/>
      <w:ind w:left="10" w:hanging="10"/>
      <w:outlineLvl w:val="0"/>
    </w:pPr>
    <w:rPr>
      <w:rFonts w:ascii="Times New Roman" w:eastAsia="Times New Roman" w:hAnsi="Times New Roman" w:cs="Times New Roman"/>
      <w:b/>
      <w:color w:val="000000"/>
      <w:sz w:val="29"/>
    </w:rPr>
  </w:style>
  <w:style w:type="paragraph" w:styleId="Heading2">
    <w:name w:val="heading 2"/>
    <w:next w:val="Normal"/>
    <w:link w:val="Heading2Char"/>
    <w:uiPriority w:val="9"/>
    <w:unhideWhenUsed/>
    <w:qFormat/>
    <w:pPr>
      <w:keepNext/>
      <w:keepLines/>
      <w:spacing w:after="302"/>
      <w:ind w:left="1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Revision">
    <w:name w:val="Revision"/>
    <w:hidden/>
    <w:uiPriority w:val="99"/>
    <w:semiHidden/>
    <w:rsid w:val="00C10AC8"/>
    <w:pPr>
      <w:spacing w:after="0" w:line="240" w:lineRule="auto"/>
    </w:pPr>
    <w:rPr>
      <w:rFonts w:ascii="Times New Roman" w:eastAsia="Times New Roman" w:hAnsi="Times New Roman" w:cs="Times New Roman"/>
      <w:color w:val="000000"/>
    </w:rPr>
  </w:style>
  <w:style w:type="character" w:styleId="CommentReference">
    <w:name w:val="annotation reference"/>
    <w:basedOn w:val="DefaultParagraphFont"/>
    <w:uiPriority w:val="99"/>
    <w:semiHidden/>
    <w:unhideWhenUsed/>
    <w:rsid w:val="005818A7"/>
    <w:rPr>
      <w:sz w:val="16"/>
      <w:szCs w:val="16"/>
    </w:rPr>
  </w:style>
  <w:style w:type="paragraph" w:styleId="CommentText">
    <w:name w:val="annotation text"/>
    <w:basedOn w:val="Normal"/>
    <w:link w:val="CommentTextChar"/>
    <w:uiPriority w:val="99"/>
    <w:unhideWhenUsed/>
    <w:rsid w:val="005818A7"/>
    <w:pPr>
      <w:spacing w:line="240" w:lineRule="auto"/>
    </w:pPr>
    <w:rPr>
      <w:sz w:val="20"/>
      <w:szCs w:val="20"/>
    </w:rPr>
  </w:style>
  <w:style w:type="character" w:customStyle="1" w:styleId="CommentTextChar">
    <w:name w:val="Comment Text Char"/>
    <w:basedOn w:val="DefaultParagraphFont"/>
    <w:link w:val="CommentText"/>
    <w:uiPriority w:val="99"/>
    <w:rsid w:val="005818A7"/>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5818A7"/>
    <w:rPr>
      <w:b/>
      <w:bCs/>
    </w:rPr>
  </w:style>
  <w:style w:type="character" w:customStyle="1" w:styleId="CommentSubjectChar">
    <w:name w:val="Comment Subject Char"/>
    <w:basedOn w:val="CommentTextChar"/>
    <w:link w:val="CommentSubject"/>
    <w:uiPriority w:val="99"/>
    <w:semiHidden/>
    <w:rsid w:val="005818A7"/>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8244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4408"/>
    <w:rPr>
      <w:rFonts w:ascii="Tahoma" w:eastAsia="Times New Roman"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3" w:line="422" w:lineRule="auto"/>
      <w:ind w:left="10" w:right="524"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321" w:line="265" w:lineRule="auto"/>
      <w:ind w:left="10" w:hanging="10"/>
      <w:outlineLvl w:val="0"/>
    </w:pPr>
    <w:rPr>
      <w:rFonts w:ascii="Times New Roman" w:eastAsia="Times New Roman" w:hAnsi="Times New Roman" w:cs="Times New Roman"/>
      <w:b/>
      <w:color w:val="000000"/>
      <w:sz w:val="29"/>
    </w:rPr>
  </w:style>
  <w:style w:type="paragraph" w:styleId="Heading2">
    <w:name w:val="heading 2"/>
    <w:next w:val="Normal"/>
    <w:link w:val="Heading2Char"/>
    <w:uiPriority w:val="9"/>
    <w:unhideWhenUsed/>
    <w:qFormat/>
    <w:pPr>
      <w:keepNext/>
      <w:keepLines/>
      <w:spacing w:after="302"/>
      <w:ind w:left="1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Revision">
    <w:name w:val="Revision"/>
    <w:hidden/>
    <w:uiPriority w:val="99"/>
    <w:semiHidden/>
    <w:rsid w:val="00C10AC8"/>
    <w:pPr>
      <w:spacing w:after="0" w:line="240" w:lineRule="auto"/>
    </w:pPr>
    <w:rPr>
      <w:rFonts w:ascii="Times New Roman" w:eastAsia="Times New Roman" w:hAnsi="Times New Roman" w:cs="Times New Roman"/>
      <w:color w:val="000000"/>
    </w:rPr>
  </w:style>
  <w:style w:type="character" w:styleId="CommentReference">
    <w:name w:val="annotation reference"/>
    <w:basedOn w:val="DefaultParagraphFont"/>
    <w:uiPriority w:val="99"/>
    <w:semiHidden/>
    <w:unhideWhenUsed/>
    <w:rsid w:val="005818A7"/>
    <w:rPr>
      <w:sz w:val="16"/>
      <w:szCs w:val="16"/>
    </w:rPr>
  </w:style>
  <w:style w:type="paragraph" w:styleId="CommentText">
    <w:name w:val="annotation text"/>
    <w:basedOn w:val="Normal"/>
    <w:link w:val="CommentTextChar"/>
    <w:uiPriority w:val="99"/>
    <w:unhideWhenUsed/>
    <w:rsid w:val="005818A7"/>
    <w:pPr>
      <w:spacing w:line="240" w:lineRule="auto"/>
    </w:pPr>
    <w:rPr>
      <w:sz w:val="20"/>
      <w:szCs w:val="20"/>
    </w:rPr>
  </w:style>
  <w:style w:type="character" w:customStyle="1" w:styleId="CommentTextChar">
    <w:name w:val="Comment Text Char"/>
    <w:basedOn w:val="DefaultParagraphFont"/>
    <w:link w:val="CommentText"/>
    <w:uiPriority w:val="99"/>
    <w:rsid w:val="005818A7"/>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5818A7"/>
    <w:rPr>
      <w:b/>
      <w:bCs/>
    </w:rPr>
  </w:style>
  <w:style w:type="character" w:customStyle="1" w:styleId="CommentSubjectChar">
    <w:name w:val="Comment Subject Char"/>
    <w:basedOn w:val="CommentTextChar"/>
    <w:link w:val="CommentSubject"/>
    <w:uiPriority w:val="99"/>
    <w:semiHidden/>
    <w:rsid w:val="005818A7"/>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8244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4408"/>
    <w:rPr>
      <w:rFonts w:ascii="Tahoma" w:eastAsia="Times New Roman"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5.xml"/><Relationship Id="rId18" Type="http://schemas.openxmlformats.org/officeDocument/2006/relationships/image" Target="media/image4.png"/><Relationship Id="rId26" Type="http://schemas.openxmlformats.org/officeDocument/2006/relationships/footer" Target="footer10.xml"/><Relationship Id="rId3" Type="http://schemas.openxmlformats.org/officeDocument/2006/relationships/settings" Target="settings.xml"/><Relationship Id="rId21" Type="http://schemas.openxmlformats.org/officeDocument/2006/relationships/image" Target="media/image7.png"/><Relationship Id="rId34" Type="http://schemas.microsoft.com/office/2016/09/relationships/commentsIds" Target="commentsIds.xml"/><Relationship Id="rId7" Type="http://schemas.openxmlformats.org/officeDocument/2006/relationships/hyperlink" Target="https://orcid.org/0000-0002-3057-8730" TargetMode="Externa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image" Target="media/image8.png"/><Relationship Id="rId33" Type="http://schemas.microsoft.com/office/2018/08/relationships/commentsExtensible" Target="commentsExtensible.xml"/><Relationship Id="rId2" Type="http://schemas.microsoft.com/office/2007/relationships/stylesWithEffects" Target="stylesWithEffect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footer" Target="footer9.xml"/><Relationship Id="rId32"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1.jpg"/><Relationship Id="rId23" Type="http://schemas.openxmlformats.org/officeDocument/2006/relationships/footer" Target="footer8.xml"/><Relationship Id="rId28" Type="http://schemas.openxmlformats.org/officeDocument/2006/relationships/footer" Target="footer12.xml"/><Relationship Id="rId10" Type="http://schemas.openxmlformats.org/officeDocument/2006/relationships/footer" Target="footer2.xml"/><Relationship Id="rId19" Type="http://schemas.openxmlformats.org/officeDocument/2006/relationships/image" Target="media/image5.png"/><Relationship Id="rId31" Type="http://schemas.microsoft.com/office/2011/relationships/commentsExtended" Target="commentsExtended.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footer" Target="footer7.xml"/><Relationship Id="rId27" Type="http://schemas.openxmlformats.org/officeDocument/2006/relationships/footer" Target="footer1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6725</Words>
  <Characters>35647</Characters>
  <Application>Microsoft Office Word</Application>
  <DocSecurity>0</DocSecurity>
  <Lines>297</Lines>
  <Paragraphs>84</Paragraphs>
  <ScaleCrop>false</ScaleCrop>
  <HeadingPairs>
    <vt:vector size="2" baseType="variant">
      <vt:variant>
        <vt:lpstr>Title</vt:lpstr>
      </vt:variant>
      <vt:variant>
        <vt:i4>1</vt:i4>
      </vt:variant>
    </vt:vector>
  </HeadingPairs>
  <TitlesOfParts>
    <vt:vector size="1" baseType="lpstr">
      <vt:lpstr/>
    </vt:vector>
  </TitlesOfParts>
  <Company>Rikshospitalet</Company>
  <LinksUpToDate>false</LinksUpToDate>
  <CharactersWithSpaces>42288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Skarphéðinn Halldórsson</dc:creator>
  <cp:lastModifiedBy>Skarphedinn Halldorsson</cp:lastModifiedBy>
  <cp:revision>2</cp:revision>
  <dcterms:created xsi:type="dcterms:W3CDTF">2023-06-05T08:12:00Z</dcterms:created>
  <dcterms:modified xsi:type="dcterms:W3CDTF">2023-06-05T08:12:00Z</dcterms:modified>
</cp:coreProperties>
</file>